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C79FC" w14:textId="77777777" w:rsidR="009617CB" w:rsidRDefault="00E34D8F">
      <w:pPr>
        <w:pStyle w:val="4"/>
        <w:jc w:val="center"/>
        <w:rPr>
          <w:sz w:val="40"/>
        </w:rPr>
      </w:pPr>
      <w:r>
        <w:rPr>
          <w:rFonts w:hint="eastAsia"/>
          <w:sz w:val="40"/>
        </w:rPr>
        <w:t>在线</w:t>
      </w:r>
      <w:r w:rsidR="00521E95">
        <w:rPr>
          <w:rFonts w:hint="eastAsia"/>
          <w:sz w:val="40"/>
        </w:rPr>
        <w:t>养老机构运营与服务系统</w:t>
      </w:r>
    </w:p>
    <w:p w14:paraId="6A109E4D" w14:textId="77777777" w:rsidR="009617CB" w:rsidRDefault="00E34D8F">
      <w:pPr>
        <w:pStyle w:val="4"/>
        <w:jc w:val="center"/>
      </w:pPr>
      <w:r w:rsidRPr="00E34D8F">
        <w:rPr>
          <w:color w:val="333333"/>
          <w:shd w:val="clear" w:color="auto" w:fill="FFFFFF"/>
        </w:rPr>
        <w:t xml:space="preserve">The online elderly </w:t>
      </w:r>
      <w:r w:rsidR="00521E95">
        <w:rPr>
          <w:shd w:val="clear" w:color="auto" w:fill="FAFAFA"/>
        </w:rPr>
        <w:t>operation and maintenance system</w:t>
      </w:r>
    </w:p>
    <w:p w14:paraId="1A95D428" w14:textId="77777777" w:rsidR="009617CB" w:rsidRDefault="00521E95">
      <w:pPr>
        <w:jc w:val="center"/>
      </w:pPr>
      <w:r>
        <w:t>V</w:t>
      </w:r>
      <w:r>
        <w:rPr>
          <w:rFonts w:hint="eastAsia"/>
        </w:rPr>
        <w:t>er1.0</w:t>
      </w:r>
    </w:p>
    <w:p w14:paraId="00F8B064" w14:textId="77777777" w:rsidR="00E34D8F" w:rsidRDefault="00CD0D91">
      <w:pPr>
        <w:jc w:val="center"/>
        <w:rPr>
          <w:noProof/>
        </w:rPr>
      </w:pPr>
      <w:r w:rsidRPr="001C22CD">
        <w:rPr>
          <w:noProof/>
        </w:rPr>
        <w:drawing>
          <wp:inline distT="0" distB="0" distL="0" distR="0" wp14:anchorId="0D6C02F6" wp14:editId="03BA4F31">
            <wp:extent cx="5270500" cy="2415540"/>
            <wp:effectExtent l="0" t="0" r="6350" b="3810"/>
            <wp:docPr id="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2415540"/>
                    </a:xfrm>
                    <a:prstGeom prst="rect">
                      <a:avLst/>
                    </a:prstGeom>
                    <a:noFill/>
                    <a:ln>
                      <a:noFill/>
                    </a:ln>
                  </pic:spPr>
                </pic:pic>
              </a:graphicData>
            </a:graphic>
          </wp:inline>
        </w:drawing>
      </w:r>
    </w:p>
    <w:p w14:paraId="5F93A619" w14:textId="77777777" w:rsidR="00E34D8F" w:rsidRDefault="00CD0D91">
      <w:pPr>
        <w:jc w:val="center"/>
        <w:rPr>
          <w:noProof/>
        </w:rPr>
      </w:pPr>
      <w:r w:rsidRPr="001C22CD">
        <w:rPr>
          <w:noProof/>
        </w:rPr>
        <w:drawing>
          <wp:inline distT="0" distB="0" distL="0" distR="0" wp14:anchorId="1D7CCAA4" wp14:editId="5776C620">
            <wp:extent cx="5270500" cy="2389505"/>
            <wp:effectExtent l="0" t="0" r="6350" b="0"/>
            <wp:docPr id="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2389505"/>
                    </a:xfrm>
                    <a:prstGeom prst="rect">
                      <a:avLst/>
                    </a:prstGeom>
                    <a:noFill/>
                    <a:ln>
                      <a:noFill/>
                    </a:ln>
                  </pic:spPr>
                </pic:pic>
              </a:graphicData>
            </a:graphic>
          </wp:inline>
        </w:drawing>
      </w:r>
    </w:p>
    <w:p w14:paraId="3E57E8A5" w14:textId="77777777" w:rsidR="00E34D8F" w:rsidRDefault="00E34D8F">
      <w:pPr>
        <w:jc w:val="center"/>
        <w:rPr>
          <w:noProof/>
        </w:rPr>
      </w:pPr>
    </w:p>
    <w:p w14:paraId="4D84E5E5" w14:textId="77777777" w:rsidR="00E34D8F" w:rsidRDefault="00E34D8F">
      <w:pPr>
        <w:jc w:val="center"/>
        <w:rPr>
          <w:noProof/>
        </w:rPr>
      </w:pPr>
    </w:p>
    <w:p w14:paraId="7E7467DE" w14:textId="77777777" w:rsidR="00E34D8F" w:rsidRDefault="00E34D8F">
      <w:pPr>
        <w:jc w:val="center"/>
        <w:rPr>
          <w:noProof/>
        </w:rPr>
      </w:pPr>
    </w:p>
    <w:p w14:paraId="52C19C25" w14:textId="77777777" w:rsidR="009617CB" w:rsidRDefault="00E34D8F">
      <w:pPr>
        <w:jc w:val="center"/>
        <w:rPr>
          <w:rStyle w:val="20"/>
        </w:rPr>
      </w:pPr>
      <w:r>
        <w:rPr>
          <w:rStyle w:val="20"/>
          <w:rFonts w:hint="eastAsia"/>
        </w:rPr>
        <w:t>产品</w:t>
      </w:r>
      <w:r w:rsidR="00521E95">
        <w:rPr>
          <w:rStyle w:val="20"/>
          <w:rFonts w:hint="eastAsia"/>
        </w:rPr>
        <w:t>使用说明书</w:t>
      </w:r>
    </w:p>
    <w:p w14:paraId="689011E1" w14:textId="77777777" w:rsidR="009617CB" w:rsidRDefault="00521E95">
      <w:pPr>
        <w:jc w:val="center"/>
        <w:rPr>
          <w:rFonts w:ascii="Arial" w:hAnsi="Arial" w:cs="Arial"/>
          <w:b/>
          <w:bCs/>
          <w:color w:val="2B2B2B"/>
          <w:shd w:val="clear" w:color="auto" w:fill="FAFAFA"/>
        </w:rPr>
      </w:pPr>
      <w:r>
        <w:rPr>
          <w:rFonts w:ascii="Arial" w:hAnsi="Arial" w:cs="Arial"/>
          <w:b/>
          <w:bCs/>
          <w:color w:val="2B2B2B"/>
          <w:shd w:val="clear" w:color="auto" w:fill="FAFAFA"/>
        </w:rPr>
        <w:t>The instructions</w:t>
      </w:r>
    </w:p>
    <w:p w14:paraId="7A0AC7CA" w14:textId="77777777" w:rsidR="009617CB" w:rsidRDefault="009617CB">
      <w:pPr>
        <w:jc w:val="center"/>
        <w:rPr>
          <w:rFonts w:ascii="Arial" w:hAnsi="Arial" w:cs="Arial"/>
          <w:b/>
          <w:bCs/>
          <w:color w:val="2B2B2B"/>
          <w:shd w:val="clear" w:color="auto" w:fill="FAFAFA"/>
        </w:rPr>
      </w:pPr>
    </w:p>
    <w:p w14:paraId="0A9F9589" w14:textId="77777777" w:rsidR="009617CB" w:rsidRDefault="009617CB">
      <w:pPr>
        <w:jc w:val="center"/>
        <w:rPr>
          <w:rFonts w:ascii="Arial" w:hAnsi="Arial" w:cs="Arial"/>
          <w:b/>
          <w:bCs/>
          <w:color w:val="2B2B2B"/>
          <w:shd w:val="clear" w:color="auto" w:fill="FAFAFA"/>
        </w:rPr>
      </w:pPr>
    </w:p>
    <w:p w14:paraId="273853B5" w14:textId="77777777" w:rsidR="009617CB" w:rsidRDefault="009617CB">
      <w:pPr>
        <w:jc w:val="center"/>
        <w:rPr>
          <w:rStyle w:val="20"/>
        </w:rPr>
      </w:pPr>
    </w:p>
    <w:p w14:paraId="36EFFD4D" w14:textId="77777777" w:rsidR="009617CB" w:rsidRDefault="009617CB">
      <w:pPr>
        <w:jc w:val="center"/>
        <w:rPr>
          <w:rStyle w:val="20"/>
        </w:rPr>
      </w:pPr>
    </w:p>
    <w:p w14:paraId="2FD555CE" w14:textId="77777777" w:rsidR="009617CB" w:rsidRDefault="009617CB">
      <w:pPr>
        <w:jc w:val="center"/>
        <w:rPr>
          <w:rStyle w:val="20"/>
        </w:rPr>
      </w:pPr>
    </w:p>
    <w:p w14:paraId="264989B8" w14:textId="77777777" w:rsidR="009617CB" w:rsidRDefault="009617CB">
      <w:pPr>
        <w:jc w:val="center"/>
        <w:rPr>
          <w:rStyle w:val="20"/>
        </w:rPr>
      </w:pPr>
    </w:p>
    <w:p w14:paraId="6E350F10" w14:textId="77777777" w:rsidR="009617CB" w:rsidRDefault="009617CB">
      <w:pPr>
        <w:jc w:val="center"/>
        <w:rPr>
          <w:rStyle w:val="20"/>
        </w:rPr>
      </w:pPr>
    </w:p>
    <w:p w14:paraId="048FD400" w14:textId="77777777" w:rsidR="009617CB" w:rsidRDefault="009617CB">
      <w:pPr>
        <w:jc w:val="center"/>
        <w:rPr>
          <w:rStyle w:val="20"/>
        </w:rPr>
      </w:pPr>
    </w:p>
    <w:p w14:paraId="1CC4A8CB" w14:textId="77777777" w:rsidR="009617CB" w:rsidRDefault="009617CB">
      <w:pPr>
        <w:jc w:val="center"/>
        <w:rPr>
          <w:rStyle w:val="20"/>
        </w:rPr>
      </w:pPr>
    </w:p>
    <w:p w14:paraId="3F8C2E57" w14:textId="77777777" w:rsidR="009617CB" w:rsidRDefault="00521E95">
      <w:pPr>
        <w:jc w:val="center"/>
        <w:rPr>
          <w:rFonts w:cs="楷体_GB2312"/>
          <w:color w:val="000000"/>
          <w:sz w:val="52"/>
          <w:szCs w:val="52"/>
        </w:rPr>
      </w:pPr>
      <w:r>
        <w:rPr>
          <w:rFonts w:cs="楷体_GB2312" w:hint="eastAsia"/>
          <w:color w:val="000000"/>
          <w:sz w:val="52"/>
          <w:szCs w:val="52"/>
        </w:rPr>
        <w:t>目</w:t>
      </w:r>
      <w:r>
        <w:rPr>
          <w:rFonts w:cs="楷体_GB2312"/>
          <w:color w:val="000000"/>
          <w:sz w:val="52"/>
          <w:szCs w:val="52"/>
        </w:rPr>
        <w:t xml:space="preserve"> </w:t>
      </w:r>
      <w:r>
        <w:rPr>
          <w:rFonts w:cs="楷体_GB2312" w:hint="eastAsia"/>
          <w:color w:val="000000"/>
          <w:sz w:val="52"/>
          <w:szCs w:val="52"/>
        </w:rPr>
        <w:t>录</w:t>
      </w:r>
    </w:p>
    <w:p w14:paraId="7FDA9B17" w14:textId="77777777" w:rsidR="008443F4" w:rsidRPr="0092331D" w:rsidRDefault="006B4C0F">
      <w:pPr>
        <w:pStyle w:val="TOC1"/>
        <w:tabs>
          <w:tab w:val="left" w:pos="1260"/>
          <w:tab w:val="right" w:leader="dot" w:pos="8296"/>
        </w:tabs>
        <w:rPr>
          <w:rFonts w:ascii="Calibri" w:eastAsia="宋体" w:hAnsi="Calibri"/>
          <w:b/>
          <w:noProof/>
          <w:kern w:val="2"/>
          <w:sz w:val="21"/>
          <w:u w:val="single"/>
        </w:rPr>
      </w:pPr>
      <w:r>
        <w:rPr>
          <w:rStyle w:val="af1"/>
          <w:rFonts w:hint="eastAsia"/>
        </w:rPr>
        <w:fldChar w:fldCharType="begin"/>
      </w:r>
      <w:r w:rsidR="00521E95">
        <w:rPr>
          <w:rStyle w:val="af1"/>
          <w:rFonts w:hint="eastAsia"/>
          <w:szCs w:val="28"/>
        </w:rPr>
        <w:instrText xml:space="preserve">TOC \o "1-3" \h \u </w:instrText>
      </w:r>
      <w:r>
        <w:rPr>
          <w:rStyle w:val="af1"/>
          <w:rFonts w:hint="eastAsia"/>
        </w:rPr>
        <w:fldChar w:fldCharType="separate"/>
      </w:r>
      <w:hyperlink w:anchor="_Toc417213699" w:history="1">
        <w:r w:rsidR="008443F4" w:rsidRPr="008443F4">
          <w:rPr>
            <w:rStyle w:val="af1"/>
            <w:rFonts w:hint="eastAsia"/>
            <w:b/>
            <w:noProof/>
            <w:u w:val="single"/>
          </w:rPr>
          <w:t>第一章系统功能特性</w:t>
        </w:r>
        <w:r w:rsidR="008443F4" w:rsidRPr="008443F4">
          <w:rPr>
            <w:b/>
            <w:noProof/>
            <w:u w:val="single"/>
          </w:rPr>
          <w:tab/>
        </w:r>
        <w:r w:rsidRPr="008443F4">
          <w:rPr>
            <w:b/>
            <w:noProof/>
            <w:u w:val="single"/>
          </w:rPr>
          <w:fldChar w:fldCharType="begin"/>
        </w:r>
        <w:r w:rsidR="008443F4" w:rsidRPr="008443F4">
          <w:rPr>
            <w:b/>
            <w:noProof/>
            <w:u w:val="single"/>
          </w:rPr>
          <w:instrText xml:space="preserve"> PAGEREF _Toc417213699 \h </w:instrText>
        </w:r>
        <w:r w:rsidRPr="008443F4">
          <w:rPr>
            <w:b/>
            <w:noProof/>
            <w:u w:val="single"/>
          </w:rPr>
        </w:r>
        <w:r w:rsidRPr="008443F4">
          <w:rPr>
            <w:b/>
            <w:noProof/>
            <w:u w:val="single"/>
          </w:rPr>
          <w:fldChar w:fldCharType="separate"/>
        </w:r>
        <w:r w:rsidR="008443F4" w:rsidRPr="008443F4">
          <w:rPr>
            <w:b/>
            <w:noProof/>
            <w:u w:val="single"/>
          </w:rPr>
          <w:t>6</w:t>
        </w:r>
        <w:r w:rsidRPr="008443F4">
          <w:rPr>
            <w:b/>
            <w:noProof/>
            <w:u w:val="single"/>
          </w:rPr>
          <w:fldChar w:fldCharType="end"/>
        </w:r>
      </w:hyperlink>
    </w:p>
    <w:p w14:paraId="007CB93F" w14:textId="77777777" w:rsidR="008443F4" w:rsidRPr="0092331D" w:rsidRDefault="008C0533">
      <w:pPr>
        <w:pStyle w:val="TOC1"/>
        <w:tabs>
          <w:tab w:val="right" w:leader="dot" w:pos="8296"/>
        </w:tabs>
        <w:rPr>
          <w:rFonts w:ascii="Calibri" w:eastAsia="宋体" w:hAnsi="Calibri"/>
          <w:b/>
          <w:noProof/>
          <w:kern w:val="2"/>
          <w:sz w:val="21"/>
          <w:u w:val="single"/>
        </w:rPr>
      </w:pPr>
      <w:hyperlink w:anchor="_Toc417213700" w:history="1">
        <w:r w:rsidR="008443F4" w:rsidRPr="008443F4">
          <w:rPr>
            <w:rStyle w:val="af1"/>
            <w:rFonts w:hint="eastAsia"/>
            <w:b/>
            <w:noProof/>
            <w:u w:val="single"/>
          </w:rPr>
          <w:t>第二章</w:t>
        </w:r>
        <w:r w:rsidR="008443F4" w:rsidRPr="008443F4">
          <w:rPr>
            <w:rStyle w:val="af1"/>
            <w:b/>
            <w:noProof/>
            <w:u w:val="single"/>
          </w:rPr>
          <w:t xml:space="preserve"> </w:t>
        </w:r>
        <w:r w:rsidR="008443F4" w:rsidRPr="008443F4">
          <w:rPr>
            <w:rStyle w:val="af1"/>
            <w:rFonts w:hint="eastAsia"/>
            <w:b/>
            <w:noProof/>
            <w:u w:val="single"/>
          </w:rPr>
          <w:t>系统要求</w:t>
        </w:r>
        <w:r w:rsidR="008443F4" w:rsidRPr="008443F4">
          <w:rPr>
            <w:b/>
            <w:noProof/>
            <w:u w:val="single"/>
          </w:rPr>
          <w:tab/>
        </w:r>
        <w:r w:rsidR="006B4C0F" w:rsidRPr="008443F4">
          <w:rPr>
            <w:b/>
            <w:noProof/>
            <w:u w:val="single"/>
          </w:rPr>
          <w:fldChar w:fldCharType="begin"/>
        </w:r>
        <w:r w:rsidR="008443F4" w:rsidRPr="008443F4">
          <w:rPr>
            <w:b/>
            <w:noProof/>
            <w:u w:val="single"/>
          </w:rPr>
          <w:instrText xml:space="preserve"> PAGEREF _Toc417213700 \h </w:instrText>
        </w:r>
        <w:r w:rsidR="006B4C0F" w:rsidRPr="008443F4">
          <w:rPr>
            <w:b/>
            <w:noProof/>
            <w:u w:val="single"/>
          </w:rPr>
        </w:r>
        <w:r w:rsidR="006B4C0F" w:rsidRPr="008443F4">
          <w:rPr>
            <w:b/>
            <w:noProof/>
            <w:u w:val="single"/>
          </w:rPr>
          <w:fldChar w:fldCharType="separate"/>
        </w:r>
        <w:r w:rsidR="008443F4" w:rsidRPr="008443F4">
          <w:rPr>
            <w:b/>
            <w:noProof/>
            <w:u w:val="single"/>
          </w:rPr>
          <w:t>9</w:t>
        </w:r>
        <w:r w:rsidR="006B4C0F" w:rsidRPr="008443F4">
          <w:rPr>
            <w:b/>
            <w:noProof/>
            <w:u w:val="single"/>
          </w:rPr>
          <w:fldChar w:fldCharType="end"/>
        </w:r>
      </w:hyperlink>
    </w:p>
    <w:p w14:paraId="4BDB4AFA" w14:textId="77777777" w:rsidR="008443F4" w:rsidRPr="0092331D" w:rsidRDefault="008C0533">
      <w:pPr>
        <w:pStyle w:val="TOC1"/>
        <w:tabs>
          <w:tab w:val="right" w:leader="dot" w:pos="8296"/>
        </w:tabs>
        <w:rPr>
          <w:rFonts w:ascii="Calibri" w:eastAsia="宋体" w:hAnsi="Calibri"/>
          <w:noProof/>
          <w:kern w:val="2"/>
          <w:sz w:val="21"/>
          <w:u w:val="single"/>
        </w:rPr>
      </w:pPr>
      <w:hyperlink w:anchor="_Toc417213701" w:history="1">
        <w:r w:rsidR="008443F4" w:rsidRPr="008443F4">
          <w:rPr>
            <w:rStyle w:val="af1"/>
            <w:rFonts w:hint="eastAsia"/>
            <w:b/>
            <w:noProof/>
            <w:u w:val="single"/>
          </w:rPr>
          <w:t>第三章</w:t>
        </w:r>
        <w:r w:rsidR="008443F4" w:rsidRPr="008443F4">
          <w:rPr>
            <w:rStyle w:val="af1"/>
            <w:b/>
            <w:noProof/>
            <w:u w:val="single"/>
          </w:rPr>
          <w:t xml:space="preserve"> </w:t>
        </w:r>
        <w:r w:rsidR="008443F4" w:rsidRPr="008443F4">
          <w:rPr>
            <w:rStyle w:val="af1"/>
            <w:rFonts w:hint="eastAsia"/>
            <w:b/>
            <w:noProof/>
            <w:u w:val="single"/>
          </w:rPr>
          <w:t>菜单界面操作说明</w:t>
        </w:r>
        <w:r w:rsidR="008443F4" w:rsidRPr="008443F4">
          <w:rPr>
            <w:b/>
            <w:noProof/>
            <w:u w:val="single"/>
          </w:rPr>
          <w:tab/>
        </w:r>
        <w:r w:rsidR="006B4C0F" w:rsidRPr="008443F4">
          <w:rPr>
            <w:b/>
            <w:noProof/>
            <w:u w:val="single"/>
          </w:rPr>
          <w:fldChar w:fldCharType="begin"/>
        </w:r>
        <w:r w:rsidR="008443F4" w:rsidRPr="008443F4">
          <w:rPr>
            <w:b/>
            <w:noProof/>
            <w:u w:val="single"/>
          </w:rPr>
          <w:instrText xml:space="preserve"> PAGEREF _Toc417213701 \h </w:instrText>
        </w:r>
        <w:r w:rsidR="006B4C0F" w:rsidRPr="008443F4">
          <w:rPr>
            <w:b/>
            <w:noProof/>
            <w:u w:val="single"/>
          </w:rPr>
        </w:r>
        <w:r w:rsidR="006B4C0F" w:rsidRPr="008443F4">
          <w:rPr>
            <w:b/>
            <w:noProof/>
            <w:u w:val="single"/>
          </w:rPr>
          <w:fldChar w:fldCharType="separate"/>
        </w:r>
        <w:r w:rsidR="008443F4" w:rsidRPr="008443F4">
          <w:rPr>
            <w:b/>
            <w:noProof/>
            <w:u w:val="single"/>
          </w:rPr>
          <w:t>10</w:t>
        </w:r>
        <w:r w:rsidR="006B4C0F" w:rsidRPr="008443F4">
          <w:rPr>
            <w:b/>
            <w:noProof/>
            <w:u w:val="single"/>
          </w:rPr>
          <w:fldChar w:fldCharType="end"/>
        </w:r>
      </w:hyperlink>
    </w:p>
    <w:p w14:paraId="36D82F4A"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02" w:history="1">
        <w:r w:rsidR="008443F4" w:rsidRPr="008443F4">
          <w:rPr>
            <w:rStyle w:val="af1"/>
            <w:b/>
            <w:noProof/>
            <w:u w:val="single"/>
          </w:rPr>
          <w:t xml:space="preserve">3.1 </w:t>
        </w:r>
        <w:r w:rsidR="008443F4" w:rsidRPr="008443F4">
          <w:rPr>
            <w:rStyle w:val="af1"/>
            <w:rFonts w:hint="eastAsia"/>
            <w:b/>
            <w:noProof/>
            <w:u w:val="single"/>
          </w:rPr>
          <w:t>软件登入</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_Toc417213702 \h </w:instrText>
        </w:r>
        <w:r w:rsidR="006B4C0F" w:rsidRPr="008443F4">
          <w:rPr>
            <w:noProof/>
            <w:u w:val="single"/>
          </w:rPr>
        </w:r>
        <w:r w:rsidR="006B4C0F" w:rsidRPr="008443F4">
          <w:rPr>
            <w:noProof/>
            <w:u w:val="single"/>
          </w:rPr>
          <w:fldChar w:fldCharType="separate"/>
        </w:r>
        <w:r w:rsidR="008443F4" w:rsidRPr="008443F4">
          <w:rPr>
            <w:noProof/>
            <w:u w:val="single"/>
          </w:rPr>
          <w:t>10</w:t>
        </w:r>
        <w:r w:rsidR="006B4C0F" w:rsidRPr="008443F4">
          <w:rPr>
            <w:noProof/>
            <w:u w:val="single"/>
          </w:rPr>
          <w:fldChar w:fldCharType="end"/>
        </w:r>
      </w:hyperlink>
    </w:p>
    <w:p w14:paraId="1E9B005A"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03" w:history="1">
        <w:r w:rsidR="008443F4" w:rsidRPr="008443F4">
          <w:rPr>
            <w:rStyle w:val="af1"/>
            <w:b/>
            <w:noProof/>
            <w:u w:val="single"/>
          </w:rPr>
          <w:t xml:space="preserve">3.2 </w:t>
        </w:r>
        <w:r w:rsidR="008443F4" w:rsidRPr="008443F4">
          <w:rPr>
            <w:rStyle w:val="af1"/>
            <w:rFonts w:hint="eastAsia"/>
            <w:b/>
            <w:noProof/>
            <w:u w:val="single"/>
          </w:rPr>
          <w:t>入住管理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_Toc417213703 \h </w:instrText>
        </w:r>
        <w:r w:rsidR="006B4C0F" w:rsidRPr="008443F4">
          <w:rPr>
            <w:noProof/>
            <w:u w:val="single"/>
          </w:rPr>
        </w:r>
        <w:r w:rsidR="006B4C0F" w:rsidRPr="008443F4">
          <w:rPr>
            <w:noProof/>
            <w:u w:val="single"/>
          </w:rPr>
          <w:fldChar w:fldCharType="separate"/>
        </w:r>
        <w:r w:rsidR="008443F4" w:rsidRPr="008443F4">
          <w:rPr>
            <w:noProof/>
            <w:u w:val="single"/>
          </w:rPr>
          <w:t>10</w:t>
        </w:r>
        <w:r w:rsidR="006B4C0F" w:rsidRPr="008443F4">
          <w:rPr>
            <w:noProof/>
            <w:u w:val="single"/>
          </w:rPr>
          <w:fldChar w:fldCharType="end"/>
        </w:r>
      </w:hyperlink>
    </w:p>
    <w:p w14:paraId="3B6947B3"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04" w:history="1">
        <w:r w:rsidR="008443F4" w:rsidRPr="00D14452">
          <w:rPr>
            <w:rStyle w:val="af1"/>
            <w:b/>
            <w:noProof/>
          </w:rPr>
          <w:t xml:space="preserve">3.2.1 </w:t>
        </w:r>
        <w:r w:rsidR="008443F4" w:rsidRPr="00D14452">
          <w:rPr>
            <w:rStyle w:val="af1"/>
            <w:rFonts w:hint="eastAsia"/>
            <w:b/>
            <w:noProof/>
          </w:rPr>
          <w:t>来访登记</w:t>
        </w:r>
        <w:r w:rsidR="008443F4">
          <w:rPr>
            <w:noProof/>
          </w:rPr>
          <w:tab/>
        </w:r>
        <w:r w:rsidR="006B4C0F">
          <w:rPr>
            <w:noProof/>
          </w:rPr>
          <w:fldChar w:fldCharType="begin"/>
        </w:r>
        <w:r w:rsidR="008443F4">
          <w:rPr>
            <w:noProof/>
          </w:rPr>
          <w:instrText xml:space="preserve"> PAGEREF _Toc417213704 \h </w:instrText>
        </w:r>
        <w:r w:rsidR="006B4C0F">
          <w:rPr>
            <w:noProof/>
          </w:rPr>
        </w:r>
        <w:r w:rsidR="006B4C0F">
          <w:rPr>
            <w:noProof/>
          </w:rPr>
          <w:fldChar w:fldCharType="separate"/>
        </w:r>
        <w:r w:rsidR="008443F4">
          <w:rPr>
            <w:noProof/>
          </w:rPr>
          <w:t>11</w:t>
        </w:r>
        <w:r w:rsidR="006B4C0F">
          <w:rPr>
            <w:noProof/>
          </w:rPr>
          <w:fldChar w:fldCharType="end"/>
        </w:r>
      </w:hyperlink>
    </w:p>
    <w:p w14:paraId="50F0710C"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05" w:history="1">
        <w:r w:rsidR="008443F4" w:rsidRPr="00D14452">
          <w:rPr>
            <w:rStyle w:val="af1"/>
            <w:b/>
            <w:noProof/>
          </w:rPr>
          <w:t xml:space="preserve">3.2.2 </w:t>
        </w:r>
        <w:r w:rsidR="008443F4" w:rsidRPr="00D14452">
          <w:rPr>
            <w:rStyle w:val="af1"/>
            <w:rFonts w:hint="eastAsia"/>
            <w:b/>
            <w:noProof/>
          </w:rPr>
          <w:t>基本信息录入</w:t>
        </w:r>
        <w:r w:rsidR="008443F4">
          <w:rPr>
            <w:noProof/>
          </w:rPr>
          <w:tab/>
        </w:r>
        <w:r w:rsidR="006B4C0F">
          <w:rPr>
            <w:noProof/>
          </w:rPr>
          <w:fldChar w:fldCharType="begin"/>
        </w:r>
        <w:r w:rsidR="008443F4">
          <w:rPr>
            <w:noProof/>
          </w:rPr>
          <w:instrText xml:space="preserve"> PAGEREF _Toc417213705 \h </w:instrText>
        </w:r>
        <w:r w:rsidR="006B4C0F">
          <w:rPr>
            <w:noProof/>
          </w:rPr>
        </w:r>
        <w:r w:rsidR="006B4C0F">
          <w:rPr>
            <w:noProof/>
          </w:rPr>
          <w:fldChar w:fldCharType="separate"/>
        </w:r>
        <w:r w:rsidR="008443F4">
          <w:rPr>
            <w:noProof/>
          </w:rPr>
          <w:t>12</w:t>
        </w:r>
        <w:r w:rsidR="006B4C0F">
          <w:rPr>
            <w:noProof/>
          </w:rPr>
          <w:fldChar w:fldCharType="end"/>
        </w:r>
      </w:hyperlink>
    </w:p>
    <w:p w14:paraId="332DBD17"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06" w:history="1">
        <w:r w:rsidR="008443F4" w:rsidRPr="00D14452">
          <w:rPr>
            <w:rStyle w:val="af1"/>
            <w:b/>
            <w:noProof/>
          </w:rPr>
          <w:t xml:space="preserve">3.2.3 </w:t>
        </w:r>
        <w:r w:rsidR="008443F4" w:rsidRPr="00D14452">
          <w:rPr>
            <w:rStyle w:val="af1"/>
            <w:rFonts w:hint="eastAsia"/>
            <w:b/>
            <w:noProof/>
          </w:rPr>
          <w:t>健康状况评估</w:t>
        </w:r>
        <w:r w:rsidR="008443F4">
          <w:rPr>
            <w:noProof/>
          </w:rPr>
          <w:tab/>
        </w:r>
        <w:r w:rsidR="006B4C0F">
          <w:rPr>
            <w:noProof/>
          </w:rPr>
          <w:fldChar w:fldCharType="begin"/>
        </w:r>
        <w:r w:rsidR="008443F4">
          <w:rPr>
            <w:noProof/>
          </w:rPr>
          <w:instrText xml:space="preserve"> PAGEREF _Toc417213706 \h </w:instrText>
        </w:r>
        <w:r w:rsidR="006B4C0F">
          <w:rPr>
            <w:noProof/>
          </w:rPr>
        </w:r>
        <w:r w:rsidR="006B4C0F">
          <w:rPr>
            <w:noProof/>
          </w:rPr>
          <w:fldChar w:fldCharType="separate"/>
        </w:r>
        <w:r w:rsidR="008443F4">
          <w:rPr>
            <w:noProof/>
          </w:rPr>
          <w:t>12</w:t>
        </w:r>
        <w:r w:rsidR="006B4C0F">
          <w:rPr>
            <w:noProof/>
          </w:rPr>
          <w:fldChar w:fldCharType="end"/>
        </w:r>
      </w:hyperlink>
    </w:p>
    <w:p w14:paraId="7CBBEC20"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07" w:history="1">
        <w:r w:rsidR="008443F4" w:rsidRPr="00D14452">
          <w:rPr>
            <w:rStyle w:val="af1"/>
            <w:b/>
            <w:noProof/>
          </w:rPr>
          <w:t xml:space="preserve">3.2.4 </w:t>
        </w:r>
        <w:r w:rsidR="008443F4" w:rsidRPr="00D14452">
          <w:rPr>
            <w:rStyle w:val="af1"/>
            <w:rFonts w:hint="eastAsia"/>
            <w:b/>
            <w:noProof/>
          </w:rPr>
          <w:t>居住管理</w:t>
        </w:r>
        <w:r w:rsidR="008443F4">
          <w:rPr>
            <w:noProof/>
          </w:rPr>
          <w:tab/>
        </w:r>
        <w:r w:rsidR="006B4C0F">
          <w:rPr>
            <w:noProof/>
          </w:rPr>
          <w:fldChar w:fldCharType="begin"/>
        </w:r>
        <w:r w:rsidR="008443F4">
          <w:rPr>
            <w:noProof/>
          </w:rPr>
          <w:instrText xml:space="preserve"> PAGEREF _Toc417213707 \h </w:instrText>
        </w:r>
        <w:r w:rsidR="006B4C0F">
          <w:rPr>
            <w:noProof/>
          </w:rPr>
        </w:r>
        <w:r w:rsidR="006B4C0F">
          <w:rPr>
            <w:noProof/>
          </w:rPr>
          <w:fldChar w:fldCharType="separate"/>
        </w:r>
        <w:r w:rsidR="008443F4">
          <w:rPr>
            <w:noProof/>
          </w:rPr>
          <w:t>13</w:t>
        </w:r>
        <w:r w:rsidR="006B4C0F">
          <w:rPr>
            <w:noProof/>
          </w:rPr>
          <w:fldChar w:fldCharType="end"/>
        </w:r>
      </w:hyperlink>
    </w:p>
    <w:p w14:paraId="505E807C"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08" w:history="1">
        <w:r w:rsidR="008443F4" w:rsidRPr="008443F4">
          <w:rPr>
            <w:rStyle w:val="af1"/>
            <w:b/>
            <w:noProof/>
            <w:u w:val="single"/>
          </w:rPr>
          <w:t xml:space="preserve">3.3 </w:t>
        </w:r>
        <w:r w:rsidR="008443F4" w:rsidRPr="008443F4">
          <w:rPr>
            <w:rStyle w:val="af1"/>
            <w:rFonts w:hint="eastAsia"/>
            <w:b/>
            <w:noProof/>
            <w:u w:val="single"/>
          </w:rPr>
          <w:t>老人管理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_Toc417213708 \h </w:instrText>
        </w:r>
        <w:r w:rsidR="006B4C0F" w:rsidRPr="008443F4">
          <w:rPr>
            <w:noProof/>
            <w:u w:val="single"/>
          </w:rPr>
        </w:r>
        <w:r w:rsidR="006B4C0F" w:rsidRPr="008443F4">
          <w:rPr>
            <w:noProof/>
            <w:u w:val="single"/>
          </w:rPr>
          <w:fldChar w:fldCharType="separate"/>
        </w:r>
        <w:r w:rsidR="008443F4" w:rsidRPr="008443F4">
          <w:rPr>
            <w:noProof/>
            <w:u w:val="single"/>
          </w:rPr>
          <w:t>15</w:t>
        </w:r>
        <w:r w:rsidR="006B4C0F" w:rsidRPr="008443F4">
          <w:rPr>
            <w:noProof/>
            <w:u w:val="single"/>
          </w:rPr>
          <w:fldChar w:fldCharType="end"/>
        </w:r>
      </w:hyperlink>
    </w:p>
    <w:p w14:paraId="5473EE6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09" w:history="1">
        <w:r w:rsidR="008443F4" w:rsidRPr="00D14452">
          <w:rPr>
            <w:rStyle w:val="af1"/>
            <w:b/>
            <w:noProof/>
          </w:rPr>
          <w:t xml:space="preserve">3.3.1 </w:t>
        </w:r>
        <w:r w:rsidR="008443F4" w:rsidRPr="00D14452">
          <w:rPr>
            <w:rStyle w:val="af1"/>
            <w:rFonts w:hint="eastAsia"/>
            <w:b/>
            <w:noProof/>
          </w:rPr>
          <w:t>医嘱记录</w:t>
        </w:r>
        <w:r w:rsidR="008443F4">
          <w:rPr>
            <w:noProof/>
          </w:rPr>
          <w:tab/>
        </w:r>
        <w:r w:rsidR="006B4C0F">
          <w:rPr>
            <w:noProof/>
          </w:rPr>
          <w:fldChar w:fldCharType="begin"/>
        </w:r>
        <w:r w:rsidR="008443F4">
          <w:rPr>
            <w:noProof/>
          </w:rPr>
          <w:instrText xml:space="preserve"> PAGEREF _Toc417213709 \h </w:instrText>
        </w:r>
        <w:r w:rsidR="006B4C0F">
          <w:rPr>
            <w:noProof/>
          </w:rPr>
        </w:r>
        <w:r w:rsidR="006B4C0F">
          <w:rPr>
            <w:noProof/>
          </w:rPr>
          <w:fldChar w:fldCharType="separate"/>
        </w:r>
        <w:r w:rsidR="008443F4">
          <w:rPr>
            <w:noProof/>
          </w:rPr>
          <w:t>16</w:t>
        </w:r>
        <w:r w:rsidR="006B4C0F">
          <w:rPr>
            <w:noProof/>
          </w:rPr>
          <w:fldChar w:fldCharType="end"/>
        </w:r>
      </w:hyperlink>
    </w:p>
    <w:p w14:paraId="7E8F0CE9"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0" w:history="1">
        <w:r w:rsidR="008443F4" w:rsidRPr="00D14452">
          <w:rPr>
            <w:rStyle w:val="af1"/>
            <w:b/>
            <w:noProof/>
          </w:rPr>
          <w:t xml:space="preserve">3.3.2 </w:t>
        </w:r>
        <w:r w:rsidR="008443F4" w:rsidRPr="00D14452">
          <w:rPr>
            <w:rStyle w:val="af1"/>
            <w:rFonts w:hint="eastAsia"/>
            <w:b/>
            <w:noProof/>
          </w:rPr>
          <w:t>护理记录</w:t>
        </w:r>
        <w:r w:rsidR="008443F4">
          <w:rPr>
            <w:noProof/>
          </w:rPr>
          <w:tab/>
        </w:r>
        <w:r w:rsidR="006B4C0F">
          <w:rPr>
            <w:noProof/>
          </w:rPr>
          <w:fldChar w:fldCharType="begin"/>
        </w:r>
        <w:r w:rsidR="008443F4">
          <w:rPr>
            <w:noProof/>
          </w:rPr>
          <w:instrText xml:space="preserve"> PAGEREF _Toc417213710 \h </w:instrText>
        </w:r>
        <w:r w:rsidR="006B4C0F">
          <w:rPr>
            <w:noProof/>
          </w:rPr>
        </w:r>
        <w:r w:rsidR="006B4C0F">
          <w:rPr>
            <w:noProof/>
          </w:rPr>
          <w:fldChar w:fldCharType="separate"/>
        </w:r>
        <w:r w:rsidR="008443F4">
          <w:rPr>
            <w:noProof/>
          </w:rPr>
          <w:t>17</w:t>
        </w:r>
        <w:r w:rsidR="006B4C0F">
          <w:rPr>
            <w:noProof/>
          </w:rPr>
          <w:fldChar w:fldCharType="end"/>
        </w:r>
      </w:hyperlink>
    </w:p>
    <w:p w14:paraId="50EF38C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1" w:history="1">
        <w:r w:rsidR="008443F4" w:rsidRPr="00D14452">
          <w:rPr>
            <w:rStyle w:val="af1"/>
            <w:b/>
            <w:noProof/>
          </w:rPr>
          <w:t xml:space="preserve">3.3.3 </w:t>
        </w:r>
        <w:r w:rsidR="008443F4" w:rsidRPr="00D14452">
          <w:rPr>
            <w:rStyle w:val="af1"/>
            <w:rFonts w:hint="eastAsia"/>
            <w:b/>
            <w:noProof/>
          </w:rPr>
          <w:t>事故记录</w:t>
        </w:r>
        <w:r w:rsidR="008443F4">
          <w:rPr>
            <w:noProof/>
          </w:rPr>
          <w:tab/>
        </w:r>
        <w:r w:rsidR="006B4C0F">
          <w:rPr>
            <w:noProof/>
          </w:rPr>
          <w:fldChar w:fldCharType="begin"/>
        </w:r>
        <w:r w:rsidR="008443F4">
          <w:rPr>
            <w:noProof/>
          </w:rPr>
          <w:instrText xml:space="preserve"> PAGEREF _Toc417213711 \h </w:instrText>
        </w:r>
        <w:r w:rsidR="006B4C0F">
          <w:rPr>
            <w:noProof/>
          </w:rPr>
        </w:r>
        <w:r w:rsidR="006B4C0F">
          <w:rPr>
            <w:noProof/>
          </w:rPr>
          <w:fldChar w:fldCharType="separate"/>
        </w:r>
        <w:r w:rsidR="008443F4">
          <w:rPr>
            <w:noProof/>
          </w:rPr>
          <w:t>18</w:t>
        </w:r>
        <w:r w:rsidR="006B4C0F">
          <w:rPr>
            <w:noProof/>
          </w:rPr>
          <w:fldChar w:fldCharType="end"/>
        </w:r>
      </w:hyperlink>
    </w:p>
    <w:p w14:paraId="04615CE5"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2" w:history="1">
        <w:r w:rsidR="008443F4" w:rsidRPr="00D14452">
          <w:rPr>
            <w:rStyle w:val="af1"/>
            <w:b/>
            <w:noProof/>
          </w:rPr>
          <w:t xml:space="preserve">3.3.4 </w:t>
        </w:r>
        <w:r w:rsidR="008443F4" w:rsidRPr="00D14452">
          <w:rPr>
            <w:rStyle w:val="af1"/>
            <w:rFonts w:hint="eastAsia"/>
            <w:b/>
            <w:noProof/>
          </w:rPr>
          <w:t>请假管理</w:t>
        </w:r>
        <w:r w:rsidR="008443F4">
          <w:rPr>
            <w:noProof/>
          </w:rPr>
          <w:tab/>
        </w:r>
        <w:r w:rsidR="006B4C0F">
          <w:rPr>
            <w:noProof/>
          </w:rPr>
          <w:fldChar w:fldCharType="begin"/>
        </w:r>
        <w:r w:rsidR="008443F4">
          <w:rPr>
            <w:noProof/>
          </w:rPr>
          <w:instrText xml:space="preserve"> PAGEREF _Toc417213712 \h </w:instrText>
        </w:r>
        <w:r w:rsidR="006B4C0F">
          <w:rPr>
            <w:noProof/>
          </w:rPr>
        </w:r>
        <w:r w:rsidR="006B4C0F">
          <w:rPr>
            <w:noProof/>
          </w:rPr>
          <w:fldChar w:fldCharType="separate"/>
        </w:r>
        <w:r w:rsidR="008443F4">
          <w:rPr>
            <w:noProof/>
          </w:rPr>
          <w:t>19</w:t>
        </w:r>
        <w:r w:rsidR="006B4C0F">
          <w:rPr>
            <w:noProof/>
          </w:rPr>
          <w:fldChar w:fldCharType="end"/>
        </w:r>
      </w:hyperlink>
    </w:p>
    <w:p w14:paraId="26357EAE"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3" w:history="1">
        <w:r w:rsidR="008443F4" w:rsidRPr="00D14452">
          <w:rPr>
            <w:rStyle w:val="af1"/>
            <w:b/>
            <w:noProof/>
          </w:rPr>
          <w:t xml:space="preserve">3.3.5 </w:t>
        </w:r>
        <w:r w:rsidR="008443F4" w:rsidRPr="00D14452">
          <w:rPr>
            <w:rStyle w:val="af1"/>
            <w:rFonts w:hint="eastAsia"/>
            <w:b/>
            <w:noProof/>
          </w:rPr>
          <w:t>生日提醒</w:t>
        </w:r>
        <w:r w:rsidR="008443F4">
          <w:rPr>
            <w:noProof/>
          </w:rPr>
          <w:tab/>
        </w:r>
        <w:r w:rsidR="006B4C0F">
          <w:rPr>
            <w:noProof/>
          </w:rPr>
          <w:fldChar w:fldCharType="begin"/>
        </w:r>
        <w:r w:rsidR="008443F4">
          <w:rPr>
            <w:noProof/>
          </w:rPr>
          <w:instrText xml:space="preserve"> PAGEREF _Toc417213713 \h </w:instrText>
        </w:r>
        <w:r w:rsidR="006B4C0F">
          <w:rPr>
            <w:noProof/>
          </w:rPr>
        </w:r>
        <w:r w:rsidR="006B4C0F">
          <w:rPr>
            <w:noProof/>
          </w:rPr>
          <w:fldChar w:fldCharType="separate"/>
        </w:r>
        <w:r w:rsidR="008443F4">
          <w:rPr>
            <w:noProof/>
          </w:rPr>
          <w:t>19</w:t>
        </w:r>
        <w:r w:rsidR="006B4C0F">
          <w:rPr>
            <w:noProof/>
          </w:rPr>
          <w:fldChar w:fldCharType="end"/>
        </w:r>
      </w:hyperlink>
    </w:p>
    <w:p w14:paraId="6D49A99B"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4" w:history="1">
        <w:r w:rsidR="008443F4" w:rsidRPr="00D14452">
          <w:rPr>
            <w:rStyle w:val="af1"/>
            <w:b/>
            <w:noProof/>
          </w:rPr>
          <w:t xml:space="preserve">3.3.6 </w:t>
        </w:r>
        <w:r w:rsidR="008443F4" w:rsidRPr="00D14452">
          <w:rPr>
            <w:rStyle w:val="af1"/>
            <w:rFonts w:hint="eastAsia"/>
            <w:b/>
            <w:noProof/>
          </w:rPr>
          <w:t>护理变更</w:t>
        </w:r>
        <w:r w:rsidR="008443F4">
          <w:rPr>
            <w:noProof/>
          </w:rPr>
          <w:tab/>
        </w:r>
        <w:r w:rsidR="006B4C0F">
          <w:rPr>
            <w:noProof/>
          </w:rPr>
          <w:fldChar w:fldCharType="begin"/>
        </w:r>
        <w:r w:rsidR="008443F4">
          <w:rPr>
            <w:noProof/>
          </w:rPr>
          <w:instrText xml:space="preserve"> PAGEREF _Toc417213714 \h </w:instrText>
        </w:r>
        <w:r w:rsidR="006B4C0F">
          <w:rPr>
            <w:noProof/>
          </w:rPr>
        </w:r>
        <w:r w:rsidR="006B4C0F">
          <w:rPr>
            <w:noProof/>
          </w:rPr>
          <w:fldChar w:fldCharType="separate"/>
        </w:r>
        <w:r w:rsidR="008443F4">
          <w:rPr>
            <w:noProof/>
          </w:rPr>
          <w:t>20</w:t>
        </w:r>
        <w:r w:rsidR="006B4C0F">
          <w:rPr>
            <w:noProof/>
          </w:rPr>
          <w:fldChar w:fldCharType="end"/>
        </w:r>
      </w:hyperlink>
    </w:p>
    <w:p w14:paraId="3DFC9BB1"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5" w:history="1">
        <w:r w:rsidR="008443F4" w:rsidRPr="00D14452">
          <w:rPr>
            <w:rStyle w:val="af1"/>
            <w:b/>
            <w:noProof/>
          </w:rPr>
          <w:t xml:space="preserve">3.3.7 </w:t>
        </w:r>
        <w:r w:rsidR="008443F4" w:rsidRPr="00D14452">
          <w:rPr>
            <w:rStyle w:val="af1"/>
            <w:rFonts w:hint="eastAsia"/>
            <w:b/>
            <w:noProof/>
          </w:rPr>
          <w:t>生化检查</w:t>
        </w:r>
        <w:r w:rsidR="008443F4">
          <w:rPr>
            <w:noProof/>
          </w:rPr>
          <w:tab/>
        </w:r>
        <w:r w:rsidR="006B4C0F">
          <w:rPr>
            <w:noProof/>
          </w:rPr>
          <w:fldChar w:fldCharType="begin"/>
        </w:r>
        <w:r w:rsidR="008443F4">
          <w:rPr>
            <w:noProof/>
          </w:rPr>
          <w:instrText xml:space="preserve"> PAGEREF _Toc417213715 \h </w:instrText>
        </w:r>
        <w:r w:rsidR="006B4C0F">
          <w:rPr>
            <w:noProof/>
          </w:rPr>
        </w:r>
        <w:r w:rsidR="006B4C0F">
          <w:rPr>
            <w:noProof/>
          </w:rPr>
          <w:fldChar w:fldCharType="separate"/>
        </w:r>
        <w:r w:rsidR="008443F4">
          <w:rPr>
            <w:noProof/>
          </w:rPr>
          <w:t>21</w:t>
        </w:r>
        <w:r w:rsidR="006B4C0F">
          <w:rPr>
            <w:noProof/>
          </w:rPr>
          <w:fldChar w:fldCharType="end"/>
        </w:r>
      </w:hyperlink>
    </w:p>
    <w:p w14:paraId="1EED9CDC"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6" w:history="1">
        <w:r w:rsidR="008443F4" w:rsidRPr="00D14452">
          <w:rPr>
            <w:rStyle w:val="af1"/>
            <w:b/>
            <w:noProof/>
          </w:rPr>
          <w:t xml:space="preserve">3.3.8 </w:t>
        </w:r>
        <w:r w:rsidR="008443F4" w:rsidRPr="00D14452">
          <w:rPr>
            <w:rStyle w:val="af1"/>
            <w:rFonts w:hint="eastAsia"/>
            <w:b/>
            <w:noProof/>
          </w:rPr>
          <w:t>老人信息查询</w:t>
        </w:r>
        <w:r w:rsidR="008443F4">
          <w:rPr>
            <w:noProof/>
          </w:rPr>
          <w:tab/>
        </w:r>
        <w:r w:rsidR="006B4C0F">
          <w:rPr>
            <w:noProof/>
          </w:rPr>
          <w:fldChar w:fldCharType="begin"/>
        </w:r>
        <w:r w:rsidR="008443F4">
          <w:rPr>
            <w:noProof/>
          </w:rPr>
          <w:instrText xml:space="preserve"> PAGEREF _Toc417213716 \h </w:instrText>
        </w:r>
        <w:r w:rsidR="006B4C0F">
          <w:rPr>
            <w:noProof/>
          </w:rPr>
        </w:r>
        <w:r w:rsidR="006B4C0F">
          <w:rPr>
            <w:noProof/>
          </w:rPr>
          <w:fldChar w:fldCharType="separate"/>
        </w:r>
        <w:r w:rsidR="008443F4">
          <w:rPr>
            <w:noProof/>
          </w:rPr>
          <w:t>22</w:t>
        </w:r>
        <w:r w:rsidR="006B4C0F">
          <w:rPr>
            <w:noProof/>
          </w:rPr>
          <w:fldChar w:fldCharType="end"/>
        </w:r>
      </w:hyperlink>
    </w:p>
    <w:p w14:paraId="1CA7694F"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17" w:history="1">
        <w:r w:rsidR="008443F4" w:rsidRPr="008443F4">
          <w:rPr>
            <w:rStyle w:val="af1"/>
            <w:b/>
            <w:noProof/>
            <w:u w:val="single"/>
          </w:rPr>
          <w:t xml:space="preserve">3.4 </w:t>
        </w:r>
        <w:r w:rsidR="008443F4" w:rsidRPr="008443F4">
          <w:rPr>
            <w:rStyle w:val="af1"/>
            <w:rFonts w:hint="eastAsia"/>
            <w:b/>
            <w:noProof/>
            <w:u w:val="single"/>
          </w:rPr>
          <w:t>收费管理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_Toc417213717 \h </w:instrText>
        </w:r>
        <w:r w:rsidR="006B4C0F" w:rsidRPr="008443F4">
          <w:rPr>
            <w:noProof/>
            <w:u w:val="single"/>
          </w:rPr>
        </w:r>
        <w:r w:rsidR="006B4C0F" w:rsidRPr="008443F4">
          <w:rPr>
            <w:noProof/>
            <w:u w:val="single"/>
          </w:rPr>
          <w:fldChar w:fldCharType="separate"/>
        </w:r>
        <w:r w:rsidR="008443F4" w:rsidRPr="008443F4">
          <w:rPr>
            <w:noProof/>
            <w:u w:val="single"/>
          </w:rPr>
          <w:t>23</w:t>
        </w:r>
        <w:r w:rsidR="006B4C0F" w:rsidRPr="008443F4">
          <w:rPr>
            <w:noProof/>
            <w:u w:val="single"/>
          </w:rPr>
          <w:fldChar w:fldCharType="end"/>
        </w:r>
      </w:hyperlink>
    </w:p>
    <w:p w14:paraId="5D7FB6D1"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8" w:history="1">
        <w:r w:rsidR="008443F4" w:rsidRPr="00D14452">
          <w:rPr>
            <w:rStyle w:val="af1"/>
            <w:b/>
            <w:bCs/>
            <w:noProof/>
          </w:rPr>
          <w:t xml:space="preserve">3.4.1 </w:t>
        </w:r>
        <w:r w:rsidR="008443F4" w:rsidRPr="00D14452">
          <w:rPr>
            <w:rStyle w:val="af1"/>
            <w:rFonts w:hint="eastAsia"/>
            <w:b/>
            <w:bCs/>
            <w:noProof/>
          </w:rPr>
          <w:t>备用金续费</w:t>
        </w:r>
        <w:r w:rsidR="008443F4">
          <w:rPr>
            <w:noProof/>
          </w:rPr>
          <w:tab/>
        </w:r>
        <w:r w:rsidR="006B4C0F">
          <w:rPr>
            <w:noProof/>
          </w:rPr>
          <w:fldChar w:fldCharType="begin"/>
        </w:r>
        <w:r w:rsidR="008443F4">
          <w:rPr>
            <w:noProof/>
          </w:rPr>
          <w:instrText xml:space="preserve"> PAGEREF _Toc417213718 \h </w:instrText>
        </w:r>
        <w:r w:rsidR="006B4C0F">
          <w:rPr>
            <w:noProof/>
          </w:rPr>
        </w:r>
        <w:r w:rsidR="006B4C0F">
          <w:rPr>
            <w:noProof/>
          </w:rPr>
          <w:fldChar w:fldCharType="separate"/>
        </w:r>
        <w:r w:rsidR="008443F4">
          <w:rPr>
            <w:noProof/>
          </w:rPr>
          <w:t>23</w:t>
        </w:r>
        <w:r w:rsidR="006B4C0F">
          <w:rPr>
            <w:noProof/>
          </w:rPr>
          <w:fldChar w:fldCharType="end"/>
        </w:r>
      </w:hyperlink>
    </w:p>
    <w:p w14:paraId="079555D5"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19" w:history="1">
        <w:r w:rsidR="008443F4" w:rsidRPr="00D14452">
          <w:rPr>
            <w:rStyle w:val="af1"/>
            <w:b/>
            <w:bCs/>
            <w:noProof/>
          </w:rPr>
          <w:t xml:space="preserve">3.4.2 </w:t>
        </w:r>
        <w:r w:rsidR="008443F4" w:rsidRPr="00D14452">
          <w:rPr>
            <w:rStyle w:val="af1"/>
            <w:rFonts w:hint="eastAsia"/>
            <w:b/>
            <w:bCs/>
            <w:noProof/>
          </w:rPr>
          <w:t>备用金扣款</w:t>
        </w:r>
        <w:r w:rsidR="008443F4">
          <w:rPr>
            <w:noProof/>
          </w:rPr>
          <w:tab/>
        </w:r>
        <w:r w:rsidR="006B4C0F">
          <w:rPr>
            <w:noProof/>
          </w:rPr>
          <w:fldChar w:fldCharType="begin"/>
        </w:r>
        <w:r w:rsidR="008443F4">
          <w:rPr>
            <w:noProof/>
          </w:rPr>
          <w:instrText xml:space="preserve"> PAGEREF _Toc417213719 \h </w:instrText>
        </w:r>
        <w:r w:rsidR="006B4C0F">
          <w:rPr>
            <w:noProof/>
          </w:rPr>
        </w:r>
        <w:r w:rsidR="006B4C0F">
          <w:rPr>
            <w:noProof/>
          </w:rPr>
          <w:fldChar w:fldCharType="separate"/>
        </w:r>
        <w:r w:rsidR="008443F4">
          <w:rPr>
            <w:noProof/>
          </w:rPr>
          <w:t>24</w:t>
        </w:r>
        <w:r w:rsidR="006B4C0F">
          <w:rPr>
            <w:noProof/>
          </w:rPr>
          <w:fldChar w:fldCharType="end"/>
        </w:r>
      </w:hyperlink>
    </w:p>
    <w:p w14:paraId="070A810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0" w:history="1">
        <w:r w:rsidR="008443F4" w:rsidRPr="00D14452">
          <w:rPr>
            <w:rStyle w:val="af1"/>
            <w:b/>
            <w:bCs/>
            <w:noProof/>
          </w:rPr>
          <w:t xml:space="preserve">3.4.3 </w:t>
        </w:r>
        <w:r w:rsidR="008443F4" w:rsidRPr="00D14452">
          <w:rPr>
            <w:rStyle w:val="af1"/>
            <w:rFonts w:hint="eastAsia"/>
            <w:b/>
            <w:bCs/>
            <w:noProof/>
          </w:rPr>
          <w:t>月费用结算</w:t>
        </w:r>
        <w:r w:rsidR="008443F4">
          <w:rPr>
            <w:noProof/>
          </w:rPr>
          <w:tab/>
        </w:r>
        <w:r w:rsidR="006B4C0F">
          <w:rPr>
            <w:noProof/>
          </w:rPr>
          <w:fldChar w:fldCharType="begin"/>
        </w:r>
        <w:r w:rsidR="008443F4">
          <w:rPr>
            <w:noProof/>
          </w:rPr>
          <w:instrText xml:space="preserve"> PAGEREF _Toc417213720 \h </w:instrText>
        </w:r>
        <w:r w:rsidR="006B4C0F">
          <w:rPr>
            <w:noProof/>
          </w:rPr>
        </w:r>
        <w:r w:rsidR="006B4C0F">
          <w:rPr>
            <w:noProof/>
          </w:rPr>
          <w:fldChar w:fldCharType="separate"/>
        </w:r>
        <w:r w:rsidR="008443F4">
          <w:rPr>
            <w:noProof/>
          </w:rPr>
          <w:t>24</w:t>
        </w:r>
        <w:r w:rsidR="006B4C0F">
          <w:rPr>
            <w:noProof/>
          </w:rPr>
          <w:fldChar w:fldCharType="end"/>
        </w:r>
      </w:hyperlink>
    </w:p>
    <w:p w14:paraId="3905C429"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1" w:history="1">
        <w:r w:rsidR="008443F4" w:rsidRPr="00D14452">
          <w:rPr>
            <w:rStyle w:val="af1"/>
            <w:b/>
            <w:bCs/>
            <w:noProof/>
          </w:rPr>
          <w:t xml:space="preserve">3.4.4 </w:t>
        </w:r>
        <w:r w:rsidR="008443F4" w:rsidRPr="00D14452">
          <w:rPr>
            <w:rStyle w:val="af1"/>
            <w:rFonts w:hint="eastAsia"/>
            <w:b/>
            <w:bCs/>
            <w:noProof/>
          </w:rPr>
          <w:t>退住结算查询</w:t>
        </w:r>
        <w:r w:rsidR="008443F4">
          <w:rPr>
            <w:noProof/>
          </w:rPr>
          <w:tab/>
        </w:r>
        <w:r w:rsidR="006B4C0F">
          <w:rPr>
            <w:noProof/>
          </w:rPr>
          <w:fldChar w:fldCharType="begin"/>
        </w:r>
        <w:r w:rsidR="008443F4">
          <w:rPr>
            <w:noProof/>
          </w:rPr>
          <w:instrText xml:space="preserve"> PAGEREF _Toc417213721 \h </w:instrText>
        </w:r>
        <w:r w:rsidR="006B4C0F">
          <w:rPr>
            <w:noProof/>
          </w:rPr>
        </w:r>
        <w:r w:rsidR="006B4C0F">
          <w:rPr>
            <w:noProof/>
          </w:rPr>
          <w:fldChar w:fldCharType="separate"/>
        </w:r>
        <w:r w:rsidR="008443F4">
          <w:rPr>
            <w:noProof/>
          </w:rPr>
          <w:t>25</w:t>
        </w:r>
        <w:r w:rsidR="006B4C0F">
          <w:rPr>
            <w:noProof/>
          </w:rPr>
          <w:fldChar w:fldCharType="end"/>
        </w:r>
      </w:hyperlink>
    </w:p>
    <w:p w14:paraId="2D433D13"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2" w:history="1">
        <w:r w:rsidR="008443F4" w:rsidRPr="00D14452">
          <w:rPr>
            <w:rStyle w:val="af1"/>
            <w:b/>
            <w:bCs/>
            <w:noProof/>
          </w:rPr>
          <w:t xml:space="preserve">3.4.5 </w:t>
        </w:r>
        <w:r w:rsidR="008443F4" w:rsidRPr="00D14452">
          <w:rPr>
            <w:rStyle w:val="af1"/>
            <w:rFonts w:hint="eastAsia"/>
            <w:b/>
            <w:bCs/>
            <w:noProof/>
          </w:rPr>
          <w:t>备用金流水</w:t>
        </w:r>
        <w:r w:rsidR="008443F4">
          <w:rPr>
            <w:noProof/>
          </w:rPr>
          <w:tab/>
        </w:r>
        <w:r w:rsidR="006B4C0F">
          <w:rPr>
            <w:noProof/>
          </w:rPr>
          <w:fldChar w:fldCharType="begin"/>
        </w:r>
        <w:r w:rsidR="008443F4">
          <w:rPr>
            <w:noProof/>
          </w:rPr>
          <w:instrText xml:space="preserve"> PAGEREF _Toc417213722 \h </w:instrText>
        </w:r>
        <w:r w:rsidR="006B4C0F">
          <w:rPr>
            <w:noProof/>
          </w:rPr>
        </w:r>
        <w:r w:rsidR="006B4C0F">
          <w:rPr>
            <w:noProof/>
          </w:rPr>
          <w:fldChar w:fldCharType="separate"/>
        </w:r>
        <w:r w:rsidR="008443F4">
          <w:rPr>
            <w:noProof/>
          </w:rPr>
          <w:t>26</w:t>
        </w:r>
        <w:r w:rsidR="006B4C0F">
          <w:rPr>
            <w:noProof/>
          </w:rPr>
          <w:fldChar w:fldCharType="end"/>
        </w:r>
      </w:hyperlink>
    </w:p>
    <w:p w14:paraId="078AD620"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23" w:history="1">
        <w:r w:rsidR="008443F4" w:rsidRPr="008443F4">
          <w:rPr>
            <w:rStyle w:val="af1"/>
            <w:b/>
            <w:noProof/>
            <w:u w:val="single"/>
          </w:rPr>
          <w:t xml:space="preserve">3.5 </w:t>
        </w:r>
        <w:r w:rsidR="008443F4" w:rsidRPr="008443F4">
          <w:rPr>
            <w:rStyle w:val="af1"/>
            <w:rFonts w:hint="eastAsia"/>
            <w:b/>
            <w:noProof/>
            <w:u w:val="single"/>
          </w:rPr>
          <w:t>辅助决策</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_Toc417213723 \h </w:instrText>
        </w:r>
        <w:r w:rsidR="006B4C0F" w:rsidRPr="008443F4">
          <w:rPr>
            <w:noProof/>
            <w:u w:val="single"/>
          </w:rPr>
        </w:r>
        <w:r w:rsidR="006B4C0F" w:rsidRPr="008443F4">
          <w:rPr>
            <w:noProof/>
            <w:u w:val="single"/>
          </w:rPr>
          <w:fldChar w:fldCharType="separate"/>
        </w:r>
        <w:r w:rsidR="008443F4" w:rsidRPr="008443F4">
          <w:rPr>
            <w:noProof/>
            <w:u w:val="single"/>
          </w:rPr>
          <w:t>26</w:t>
        </w:r>
        <w:r w:rsidR="006B4C0F" w:rsidRPr="008443F4">
          <w:rPr>
            <w:noProof/>
            <w:u w:val="single"/>
          </w:rPr>
          <w:fldChar w:fldCharType="end"/>
        </w:r>
      </w:hyperlink>
    </w:p>
    <w:p w14:paraId="74454364"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4" w:history="1">
        <w:r w:rsidR="008443F4" w:rsidRPr="00D14452">
          <w:rPr>
            <w:rStyle w:val="af1"/>
            <w:b/>
            <w:bCs/>
            <w:noProof/>
          </w:rPr>
          <w:t xml:space="preserve">3.5.1 </w:t>
        </w:r>
        <w:r w:rsidR="008443F4" w:rsidRPr="00D14452">
          <w:rPr>
            <w:rStyle w:val="af1"/>
            <w:rFonts w:hint="eastAsia"/>
            <w:b/>
            <w:bCs/>
            <w:noProof/>
          </w:rPr>
          <w:t>人员流动统计</w:t>
        </w:r>
        <w:r w:rsidR="008443F4">
          <w:rPr>
            <w:noProof/>
          </w:rPr>
          <w:tab/>
        </w:r>
        <w:r w:rsidR="006B4C0F">
          <w:rPr>
            <w:noProof/>
          </w:rPr>
          <w:fldChar w:fldCharType="begin"/>
        </w:r>
        <w:r w:rsidR="008443F4">
          <w:rPr>
            <w:noProof/>
          </w:rPr>
          <w:instrText xml:space="preserve"> PAGEREF _Toc417213724 \h </w:instrText>
        </w:r>
        <w:r w:rsidR="006B4C0F">
          <w:rPr>
            <w:noProof/>
          </w:rPr>
        </w:r>
        <w:r w:rsidR="006B4C0F">
          <w:rPr>
            <w:noProof/>
          </w:rPr>
          <w:fldChar w:fldCharType="separate"/>
        </w:r>
        <w:r w:rsidR="008443F4">
          <w:rPr>
            <w:noProof/>
          </w:rPr>
          <w:t>27</w:t>
        </w:r>
        <w:r w:rsidR="006B4C0F">
          <w:rPr>
            <w:noProof/>
          </w:rPr>
          <w:fldChar w:fldCharType="end"/>
        </w:r>
      </w:hyperlink>
    </w:p>
    <w:p w14:paraId="2037554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5" w:history="1">
        <w:r w:rsidR="008443F4" w:rsidRPr="00D14452">
          <w:rPr>
            <w:rStyle w:val="af1"/>
            <w:b/>
            <w:bCs/>
            <w:noProof/>
          </w:rPr>
          <w:t xml:space="preserve">3.5.2 </w:t>
        </w:r>
        <w:r w:rsidR="008443F4" w:rsidRPr="00D14452">
          <w:rPr>
            <w:rStyle w:val="af1"/>
            <w:rFonts w:hint="eastAsia"/>
            <w:b/>
            <w:bCs/>
            <w:noProof/>
          </w:rPr>
          <w:t>欠费统计</w:t>
        </w:r>
        <w:r w:rsidR="008443F4">
          <w:rPr>
            <w:noProof/>
          </w:rPr>
          <w:tab/>
        </w:r>
        <w:r w:rsidR="006B4C0F">
          <w:rPr>
            <w:noProof/>
          </w:rPr>
          <w:fldChar w:fldCharType="begin"/>
        </w:r>
        <w:r w:rsidR="008443F4">
          <w:rPr>
            <w:noProof/>
          </w:rPr>
          <w:instrText xml:space="preserve"> PAGEREF _Toc417213725 \h </w:instrText>
        </w:r>
        <w:r w:rsidR="006B4C0F">
          <w:rPr>
            <w:noProof/>
          </w:rPr>
        </w:r>
        <w:r w:rsidR="006B4C0F">
          <w:rPr>
            <w:noProof/>
          </w:rPr>
          <w:fldChar w:fldCharType="separate"/>
        </w:r>
        <w:r w:rsidR="008443F4">
          <w:rPr>
            <w:noProof/>
          </w:rPr>
          <w:t>27</w:t>
        </w:r>
        <w:r w:rsidR="006B4C0F">
          <w:rPr>
            <w:noProof/>
          </w:rPr>
          <w:fldChar w:fldCharType="end"/>
        </w:r>
      </w:hyperlink>
    </w:p>
    <w:p w14:paraId="05CE774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6" w:history="1">
        <w:r w:rsidR="008443F4" w:rsidRPr="00D14452">
          <w:rPr>
            <w:rStyle w:val="af1"/>
            <w:b/>
            <w:bCs/>
            <w:noProof/>
          </w:rPr>
          <w:t xml:space="preserve">3.5.3 </w:t>
        </w:r>
        <w:r w:rsidR="008443F4" w:rsidRPr="00D14452">
          <w:rPr>
            <w:rStyle w:val="af1"/>
            <w:rFonts w:hint="eastAsia"/>
            <w:b/>
            <w:bCs/>
            <w:noProof/>
          </w:rPr>
          <w:t>信息分析月报</w:t>
        </w:r>
        <w:r w:rsidR="008443F4">
          <w:rPr>
            <w:noProof/>
          </w:rPr>
          <w:tab/>
        </w:r>
        <w:r w:rsidR="006B4C0F">
          <w:rPr>
            <w:noProof/>
          </w:rPr>
          <w:fldChar w:fldCharType="begin"/>
        </w:r>
        <w:r w:rsidR="008443F4">
          <w:rPr>
            <w:noProof/>
          </w:rPr>
          <w:instrText xml:space="preserve"> PAGEREF _Toc417213726 \h </w:instrText>
        </w:r>
        <w:r w:rsidR="006B4C0F">
          <w:rPr>
            <w:noProof/>
          </w:rPr>
        </w:r>
        <w:r w:rsidR="006B4C0F">
          <w:rPr>
            <w:noProof/>
          </w:rPr>
          <w:fldChar w:fldCharType="separate"/>
        </w:r>
        <w:r w:rsidR="008443F4">
          <w:rPr>
            <w:noProof/>
          </w:rPr>
          <w:t>28</w:t>
        </w:r>
        <w:r w:rsidR="006B4C0F">
          <w:rPr>
            <w:noProof/>
          </w:rPr>
          <w:fldChar w:fldCharType="end"/>
        </w:r>
      </w:hyperlink>
    </w:p>
    <w:p w14:paraId="5CC1CDE1"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7" w:history="1">
        <w:r w:rsidR="008443F4" w:rsidRPr="00D14452">
          <w:rPr>
            <w:rStyle w:val="af1"/>
            <w:b/>
            <w:bCs/>
            <w:noProof/>
          </w:rPr>
          <w:t>3.5.4</w:t>
        </w:r>
        <w:r w:rsidR="008443F4" w:rsidRPr="00D14452">
          <w:rPr>
            <w:rStyle w:val="af1"/>
            <w:rFonts w:hint="eastAsia"/>
            <w:b/>
            <w:bCs/>
            <w:noProof/>
          </w:rPr>
          <w:t>资金月报</w:t>
        </w:r>
        <w:r w:rsidR="008443F4">
          <w:rPr>
            <w:noProof/>
          </w:rPr>
          <w:tab/>
        </w:r>
        <w:r w:rsidR="006B4C0F">
          <w:rPr>
            <w:noProof/>
          </w:rPr>
          <w:fldChar w:fldCharType="begin"/>
        </w:r>
        <w:r w:rsidR="008443F4">
          <w:rPr>
            <w:noProof/>
          </w:rPr>
          <w:instrText xml:space="preserve"> PAGEREF _Toc417213727 \h </w:instrText>
        </w:r>
        <w:r w:rsidR="006B4C0F">
          <w:rPr>
            <w:noProof/>
          </w:rPr>
        </w:r>
        <w:r w:rsidR="006B4C0F">
          <w:rPr>
            <w:noProof/>
          </w:rPr>
          <w:fldChar w:fldCharType="separate"/>
        </w:r>
        <w:r w:rsidR="008443F4">
          <w:rPr>
            <w:noProof/>
          </w:rPr>
          <w:t>29</w:t>
        </w:r>
        <w:r w:rsidR="006B4C0F">
          <w:rPr>
            <w:noProof/>
          </w:rPr>
          <w:fldChar w:fldCharType="end"/>
        </w:r>
      </w:hyperlink>
    </w:p>
    <w:p w14:paraId="120425B4"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8" w:history="1">
        <w:r w:rsidR="008443F4" w:rsidRPr="00D14452">
          <w:rPr>
            <w:rStyle w:val="af1"/>
            <w:b/>
            <w:bCs/>
            <w:noProof/>
          </w:rPr>
          <w:t>3.5.5</w:t>
        </w:r>
        <w:r w:rsidR="008443F4" w:rsidRPr="00D14452">
          <w:rPr>
            <w:rStyle w:val="af1"/>
            <w:rFonts w:hint="eastAsia"/>
            <w:b/>
            <w:bCs/>
            <w:noProof/>
          </w:rPr>
          <w:t>员工人数统计</w:t>
        </w:r>
        <w:r w:rsidR="008443F4">
          <w:rPr>
            <w:noProof/>
          </w:rPr>
          <w:tab/>
        </w:r>
        <w:r w:rsidR="006B4C0F">
          <w:rPr>
            <w:noProof/>
          </w:rPr>
          <w:fldChar w:fldCharType="begin"/>
        </w:r>
        <w:r w:rsidR="008443F4">
          <w:rPr>
            <w:noProof/>
          </w:rPr>
          <w:instrText xml:space="preserve"> PAGEREF _Toc417213728 \h </w:instrText>
        </w:r>
        <w:r w:rsidR="006B4C0F">
          <w:rPr>
            <w:noProof/>
          </w:rPr>
        </w:r>
        <w:r w:rsidR="006B4C0F">
          <w:rPr>
            <w:noProof/>
          </w:rPr>
          <w:fldChar w:fldCharType="separate"/>
        </w:r>
        <w:r w:rsidR="008443F4">
          <w:rPr>
            <w:noProof/>
          </w:rPr>
          <w:t>29</w:t>
        </w:r>
        <w:r w:rsidR="006B4C0F">
          <w:rPr>
            <w:noProof/>
          </w:rPr>
          <w:fldChar w:fldCharType="end"/>
        </w:r>
      </w:hyperlink>
    </w:p>
    <w:p w14:paraId="4427329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29" w:history="1">
        <w:r w:rsidR="008443F4" w:rsidRPr="00D14452">
          <w:rPr>
            <w:rStyle w:val="af1"/>
            <w:b/>
            <w:bCs/>
            <w:noProof/>
          </w:rPr>
          <w:t xml:space="preserve">3.5.6 </w:t>
        </w:r>
        <w:r w:rsidR="008443F4" w:rsidRPr="00D14452">
          <w:rPr>
            <w:rStyle w:val="af1"/>
            <w:rFonts w:hint="eastAsia"/>
            <w:b/>
            <w:bCs/>
            <w:noProof/>
          </w:rPr>
          <w:t>员工请假一览</w:t>
        </w:r>
        <w:r w:rsidR="008443F4">
          <w:rPr>
            <w:noProof/>
          </w:rPr>
          <w:tab/>
        </w:r>
        <w:r w:rsidR="006B4C0F">
          <w:rPr>
            <w:noProof/>
          </w:rPr>
          <w:fldChar w:fldCharType="begin"/>
        </w:r>
        <w:r w:rsidR="008443F4">
          <w:rPr>
            <w:noProof/>
          </w:rPr>
          <w:instrText xml:space="preserve"> PAGEREF _Toc417213729 \h </w:instrText>
        </w:r>
        <w:r w:rsidR="006B4C0F">
          <w:rPr>
            <w:noProof/>
          </w:rPr>
        </w:r>
        <w:r w:rsidR="006B4C0F">
          <w:rPr>
            <w:noProof/>
          </w:rPr>
          <w:fldChar w:fldCharType="separate"/>
        </w:r>
        <w:r w:rsidR="008443F4">
          <w:rPr>
            <w:noProof/>
          </w:rPr>
          <w:t>29</w:t>
        </w:r>
        <w:r w:rsidR="006B4C0F">
          <w:rPr>
            <w:noProof/>
          </w:rPr>
          <w:fldChar w:fldCharType="end"/>
        </w:r>
      </w:hyperlink>
    </w:p>
    <w:p w14:paraId="2ECDDB80"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0" w:history="1">
        <w:r w:rsidR="008443F4" w:rsidRPr="00D14452">
          <w:rPr>
            <w:rStyle w:val="af1"/>
            <w:b/>
            <w:bCs/>
            <w:noProof/>
          </w:rPr>
          <w:t xml:space="preserve">3.5.7 </w:t>
        </w:r>
        <w:r w:rsidR="008443F4" w:rsidRPr="00D14452">
          <w:rPr>
            <w:rStyle w:val="af1"/>
            <w:rFonts w:hint="eastAsia"/>
            <w:b/>
            <w:bCs/>
            <w:noProof/>
          </w:rPr>
          <w:t>特殊服务统计</w:t>
        </w:r>
        <w:r w:rsidR="008443F4">
          <w:rPr>
            <w:noProof/>
          </w:rPr>
          <w:tab/>
        </w:r>
        <w:r w:rsidR="006B4C0F">
          <w:rPr>
            <w:noProof/>
          </w:rPr>
          <w:fldChar w:fldCharType="begin"/>
        </w:r>
        <w:r w:rsidR="008443F4">
          <w:rPr>
            <w:noProof/>
          </w:rPr>
          <w:instrText xml:space="preserve"> PAGEREF _Toc417213730 \h </w:instrText>
        </w:r>
        <w:r w:rsidR="006B4C0F">
          <w:rPr>
            <w:noProof/>
          </w:rPr>
        </w:r>
        <w:r w:rsidR="006B4C0F">
          <w:rPr>
            <w:noProof/>
          </w:rPr>
          <w:fldChar w:fldCharType="separate"/>
        </w:r>
        <w:r w:rsidR="008443F4">
          <w:rPr>
            <w:noProof/>
          </w:rPr>
          <w:t>30</w:t>
        </w:r>
        <w:r w:rsidR="006B4C0F">
          <w:rPr>
            <w:noProof/>
          </w:rPr>
          <w:fldChar w:fldCharType="end"/>
        </w:r>
      </w:hyperlink>
    </w:p>
    <w:p w14:paraId="2A6A79E5"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1" w:history="1">
        <w:r w:rsidR="008443F4" w:rsidRPr="00D14452">
          <w:rPr>
            <w:rStyle w:val="af1"/>
            <w:b/>
            <w:bCs/>
            <w:noProof/>
          </w:rPr>
          <w:t xml:space="preserve">3.5.9 </w:t>
        </w:r>
        <w:r w:rsidR="008443F4" w:rsidRPr="00D14452">
          <w:rPr>
            <w:rStyle w:val="af1"/>
            <w:rFonts w:hint="eastAsia"/>
            <w:b/>
            <w:bCs/>
            <w:noProof/>
          </w:rPr>
          <w:t>备用金明细</w:t>
        </w:r>
        <w:r w:rsidR="008443F4">
          <w:rPr>
            <w:noProof/>
          </w:rPr>
          <w:tab/>
        </w:r>
        <w:r w:rsidR="006B4C0F">
          <w:rPr>
            <w:noProof/>
          </w:rPr>
          <w:fldChar w:fldCharType="begin"/>
        </w:r>
        <w:r w:rsidR="008443F4">
          <w:rPr>
            <w:noProof/>
          </w:rPr>
          <w:instrText xml:space="preserve"> PAGEREF _Toc417213731 \h </w:instrText>
        </w:r>
        <w:r w:rsidR="006B4C0F">
          <w:rPr>
            <w:noProof/>
          </w:rPr>
        </w:r>
        <w:r w:rsidR="006B4C0F">
          <w:rPr>
            <w:noProof/>
          </w:rPr>
          <w:fldChar w:fldCharType="separate"/>
        </w:r>
        <w:r w:rsidR="008443F4">
          <w:rPr>
            <w:noProof/>
          </w:rPr>
          <w:t>30</w:t>
        </w:r>
        <w:r w:rsidR="006B4C0F">
          <w:rPr>
            <w:noProof/>
          </w:rPr>
          <w:fldChar w:fldCharType="end"/>
        </w:r>
      </w:hyperlink>
    </w:p>
    <w:p w14:paraId="51D3091A"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32" w:history="1">
        <w:r w:rsidR="008443F4" w:rsidRPr="008443F4">
          <w:rPr>
            <w:rStyle w:val="af1"/>
            <w:b/>
            <w:noProof/>
            <w:u w:val="single"/>
          </w:rPr>
          <w:t xml:space="preserve">3.6 </w:t>
        </w:r>
        <w:r w:rsidR="008443F4" w:rsidRPr="008443F4">
          <w:rPr>
            <w:rStyle w:val="af1"/>
            <w:rFonts w:hint="eastAsia"/>
            <w:b/>
            <w:noProof/>
            <w:u w:val="single"/>
          </w:rPr>
          <w:t>员工管理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_Toc417213732 \h </w:instrText>
        </w:r>
        <w:r w:rsidR="006B4C0F" w:rsidRPr="008443F4">
          <w:rPr>
            <w:noProof/>
            <w:u w:val="single"/>
          </w:rPr>
        </w:r>
        <w:r w:rsidR="006B4C0F" w:rsidRPr="008443F4">
          <w:rPr>
            <w:noProof/>
            <w:u w:val="single"/>
          </w:rPr>
          <w:fldChar w:fldCharType="separate"/>
        </w:r>
        <w:r w:rsidR="008443F4" w:rsidRPr="008443F4">
          <w:rPr>
            <w:noProof/>
            <w:u w:val="single"/>
          </w:rPr>
          <w:t>31</w:t>
        </w:r>
        <w:r w:rsidR="006B4C0F" w:rsidRPr="008443F4">
          <w:rPr>
            <w:noProof/>
            <w:u w:val="single"/>
          </w:rPr>
          <w:fldChar w:fldCharType="end"/>
        </w:r>
      </w:hyperlink>
    </w:p>
    <w:p w14:paraId="28110C27"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3" w:history="1">
        <w:r w:rsidR="008443F4" w:rsidRPr="00D14452">
          <w:rPr>
            <w:rStyle w:val="af1"/>
            <w:b/>
            <w:bCs/>
            <w:noProof/>
          </w:rPr>
          <w:t xml:space="preserve">3.6.2 </w:t>
        </w:r>
        <w:r w:rsidR="008443F4" w:rsidRPr="00D14452">
          <w:rPr>
            <w:rStyle w:val="af1"/>
            <w:rFonts w:hint="eastAsia"/>
            <w:b/>
            <w:bCs/>
            <w:noProof/>
          </w:rPr>
          <w:t>请假管理</w:t>
        </w:r>
        <w:r w:rsidR="008443F4">
          <w:rPr>
            <w:noProof/>
          </w:rPr>
          <w:tab/>
        </w:r>
        <w:r w:rsidR="006B4C0F">
          <w:rPr>
            <w:noProof/>
          </w:rPr>
          <w:fldChar w:fldCharType="begin"/>
        </w:r>
        <w:r w:rsidR="008443F4">
          <w:rPr>
            <w:noProof/>
          </w:rPr>
          <w:instrText xml:space="preserve"> PAGEREF _Toc417213733 \h </w:instrText>
        </w:r>
        <w:r w:rsidR="006B4C0F">
          <w:rPr>
            <w:noProof/>
          </w:rPr>
        </w:r>
        <w:r w:rsidR="006B4C0F">
          <w:rPr>
            <w:noProof/>
          </w:rPr>
          <w:fldChar w:fldCharType="separate"/>
        </w:r>
        <w:r w:rsidR="008443F4">
          <w:rPr>
            <w:noProof/>
          </w:rPr>
          <w:t>32</w:t>
        </w:r>
        <w:r w:rsidR="006B4C0F">
          <w:rPr>
            <w:noProof/>
          </w:rPr>
          <w:fldChar w:fldCharType="end"/>
        </w:r>
      </w:hyperlink>
    </w:p>
    <w:p w14:paraId="310C089D"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4" w:history="1">
        <w:r w:rsidR="008443F4" w:rsidRPr="00D14452">
          <w:rPr>
            <w:rStyle w:val="af1"/>
            <w:b/>
            <w:bCs/>
            <w:noProof/>
          </w:rPr>
          <w:t>3.6.3</w:t>
        </w:r>
        <w:r w:rsidR="008443F4" w:rsidRPr="00D14452">
          <w:rPr>
            <w:rStyle w:val="af1"/>
            <w:rFonts w:hint="eastAsia"/>
            <w:b/>
            <w:bCs/>
            <w:noProof/>
          </w:rPr>
          <w:t>员工排班</w:t>
        </w:r>
        <w:r w:rsidR="008443F4">
          <w:rPr>
            <w:noProof/>
          </w:rPr>
          <w:tab/>
        </w:r>
        <w:r w:rsidR="006B4C0F">
          <w:rPr>
            <w:noProof/>
          </w:rPr>
          <w:fldChar w:fldCharType="begin"/>
        </w:r>
        <w:r w:rsidR="008443F4">
          <w:rPr>
            <w:noProof/>
          </w:rPr>
          <w:instrText xml:space="preserve"> PAGEREF _Toc417213734 \h </w:instrText>
        </w:r>
        <w:r w:rsidR="006B4C0F">
          <w:rPr>
            <w:noProof/>
          </w:rPr>
        </w:r>
        <w:r w:rsidR="006B4C0F">
          <w:rPr>
            <w:noProof/>
          </w:rPr>
          <w:fldChar w:fldCharType="separate"/>
        </w:r>
        <w:r w:rsidR="008443F4">
          <w:rPr>
            <w:noProof/>
          </w:rPr>
          <w:t>32</w:t>
        </w:r>
        <w:r w:rsidR="006B4C0F">
          <w:rPr>
            <w:noProof/>
          </w:rPr>
          <w:fldChar w:fldCharType="end"/>
        </w:r>
      </w:hyperlink>
    </w:p>
    <w:p w14:paraId="35B33DB6"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35" w:history="1">
        <w:r w:rsidR="008443F4" w:rsidRPr="008443F4">
          <w:rPr>
            <w:rStyle w:val="af1"/>
            <w:b/>
            <w:noProof/>
            <w:u w:val="single"/>
          </w:rPr>
          <w:t xml:space="preserve">3.7 </w:t>
        </w:r>
        <w:r w:rsidR="008443F4" w:rsidRPr="008443F4">
          <w:rPr>
            <w:rStyle w:val="af1"/>
            <w:rFonts w:hint="eastAsia"/>
            <w:b/>
            <w:noProof/>
            <w:u w:val="single"/>
          </w:rPr>
          <w:t>仓库管理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_Toc417213735 \h </w:instrText>
        </w:r>
        <w:r w:rsidR="006B4C0F" w:rsidRPr="008443F4">
          <w:rPr>
            <w:noProof/>
            <w:u w:val="single"/>
          </w:rPr>
        </w:r>
        <w:r w:rsidR="006B4C0F" w:rsidRPr="008443F4">
          <w:rPr>
            <w:noProof/>
            <w:u w:val="single"/>
          </w:rPr>
          <w:fldChar w:fldCharType="separate"/>
        </w:r>
        <w:r w:rsidR="008443F4" w:rsidRPr="008443F4">
          <w:rPr>
            <w:noProof/>
            <w:u w:val="single"/>
          </w:rPr>
          <w:t>33</w:t>
        </w:r>
        <w:r w:rsidR="006B4C0F" w:rsidRPr="008443F4">
          <w:rPr>
            <w:noProof/>
            <w:u w:val="single"/>
          </w:rPr>
          <w:fldChar w:fldCharType="end"/>
        </w:r>
      </w:hyperlink>
    </w:p>
    <w:p w14:paraId="38533E51"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6" w:history="1">
        <w:r w:rsidR="008443F4" w:rsidRPr="00D14452">
          <w:rPr>
            <w:rStyle w:val="af1"/>
            <w:b/>
            <w:bCs/>
            <w:noProof/>
          </w:rPr>
          <w:t>3.7.1</w:t>
        </w:r>
        <w:r w:rsidR="008443F4" w:rsidRPr="00D14452">
          <w:rPr>
            <w:rStyle w:val="af1"/>
            <w:rFonts w:hint="eastAsia"/>
            <w:b/>
            <w:bCs/>
            <w:noProof/>
          </w:rPr>
          <w:t>入库管理</w:t>
        </w:r>
        <w:r w:rsidR="008443F4">
          <w:rPr>
            <w:noProof/>
          </w:rPr>
          <w:tab/>
        </w:r>
        <w:r w:rsidR="006B4C0F">
          <w:rPr>
            <w:noProof/>
          </w:rPr>
          <w:fldChar w:fldCharType="begin"/>
        </w:r>
        <w:r w:rsidR="008443F4">
          <w:rPr>
            <w:noProof/>
          </w:rPr>
          <w:instrText xml:space="preserve"> PAGEREF _Toc417213736 \h </w:instrText>
        </w:r>
        <w:r w:rsidR="006B4C0F">
          <w:rPr>
            <w:noProof/>
          </w:rPr>
        </w:r>
        <w:r w:rsidR="006B4C0F">
          <w:rPr>
            <w:noProof/>
          </w:rPr>
          <w:fldChar w:fldCharType="separate"/>
        </w:r>
        <w:r w:rsidR="008443F4">
          <w:rPr>
            <w:noProof/>
          </w:rPr>
          <w:t>34</w:t>
        </w:r>
        <w:r w:rsidR="006B4C0F">
          <w:rPr>
            <w:noProof/>
          </w:rPr>
          <w:fldChar w:fldCharType="end"/>
        </w:r>
      </w:hyperlink>
    </w:p>
    <w:p w14:paraId="6C8A830A"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7" w:history="1">
        <w:r w:rsidR="008443F4" w:rsidRPr="00D14452">
          <w:rPr>
            <w:rStyle w:val="af1"/>
            <w:b/>
            <w:bCs/>
            <w:noProof/>
          </w:rPr>
          <w:t xml:space="preserve">3.7.2 </w:t>
        </w:r>
        <w:r w:rsidR="008443F4" w:rsidRPr="00D14452">
          <w:rPr>
            <w:rStyle w:val="af1"/>
            <w:rFonts w:hint="eastAsia"/>
            <w:b/>
            <w:bCs/>
            <w:noProof/>
          </w:rPr>
          <w:t>出库管理</w:t>
        </w:r>
        <w:r w:rsidR="008443F4">
          <w:rPr>
            <w:noProof/>
          </w:rPr>
          <w:tab/>
        </w:r>
        <w:r w:rsidR="006B4C0F">
          <w:rPr>
            <w:noProof/>
          </w:rPr>
          <w:fldChar w:fldCharType="begin"/>
        </w:r>
        <w:r w:rsidR="008443F4">
          <w:rPr>
            <w:noProof/>
          </w:rPr>
          <w:instrText xml:space="preserve"> PAGEREF _Toc417213737 \h </w:instrText>
        </w:r>
        <w:r w:rsidR="006B4C0F">
          <w:rPr>
            <w:noProof/>
          </w:rPr>
        </w:r>
        <w:r w:rsidR="006B4C0F">
          <w:rPr>
            <w:noProof/>
          </w:rPr>
          <w:fldChar w:fldCharType="separate"/>
        </w:r>
        <w:r w:rsidR="008443F4">
          <w:rPr>
            <w:noProof/>
          </w:rPr>
          <w:t>34</w:t>
        </w:r>
        <w:r w:rsidR="006B4C0F">
          <w:rPr>
            <w:noProof/>
          </w:rPr>
          <w:fldChar w:fldCharType="end"/>
        </w:r>
      </w:hyperlink>
    </w:p>
    <w:p w14:paraId="18D1F9C4"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38" w:history="1">
        <w:r w:rsidR="008443F4" w:rsidRPr="00D14452">
          <w:rPr>
            <w:rStyle w:val="af1"/>
            <w:b/>
            <w:bCs/>
            <w:noProof/>
          </w:rPr>
          <w:t xml:space="preserve">3.7.3 </w:t>
        </w:r>
        <w:r w:rsidR="008443F4" w:rsidRPr="00D14452">
          <w:rPr>
            <w:rStyle w:val="af1"/>
            <w:rFonts w:hint="eastAsia"/>
            <w:b/>
            <w:bCs/>
            <w:noProof/>
          </w:rPr>
          <w:t>库存查询</w:t>
        </w:r>
        <w:r w:rsidR="008443F4">
          <w:rPr>
            <w:noProof/>
          </w:rPr>
          <w:tab/>
        </w:r>
        <w:r w:rsidR="006B4C0F">
          <w:rPr>
            <w:noProof/>
          </w:rPr>
          <w:fldChar w:fldCharType="begin"/>
        </w:r>
        <w:r w:rsidR="008443F4">
          <w:rPr>
            <w:noProof/>
          </w:rPr>
          <w:instrText xml:space="preserve"> PAGEREF _Toc417213738 \h </w:instrText>
        </w:r>
        <w:r w:rsidR="006B4C0F">
          <w:rPr>
            <w:noProof/>
          </w:rPr>
        </w:r>
        <w:r w:rsidR="006B4C0F">
          <w:rPr>
            <w:noProof/>
          </w:rPr>
          <w:fldChar w:fldCharType="separate"/>
        </w:r>
        <w:r w:rsidR="008443F4">
          <w:rPr>
            <w:noProof/>
          </w:rPr>
          <w:t>35</w:t>
        </w:r>
        <w:r w:rsidR="006B4C0F">
          <w:rPr>
            <w:noProof/>
          </w:rPr>
          <w:fldChar w:fldCharType="end"/>
        </w:r>
      </w:hyperlink>
    </w:p>
    <w:p w14:paraId="4A6793AB"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39" w:history="1">
        <w:r w:rsidR="008443F4" w:rsidRPr="008443F4">
          <w:rPr>
            <w:rStyle w:val="af1"/>
            <w:b/>
            <w:noProof/>
            <w:u w:val="single"/>
          </w:rPr>
          <w:t xml:space="preserve">3.8 </w:t>
        </w:r>
        <w:r w:rsidR="008443F4" w:rsidRPr="008443F4">
          <w:rPr>
            <w:rStyle w:val="af1"/>
            <w:rFonts w:hint="eastAsia"/>
            <w:b/>
            <w:noProof/>
            <w:u w:val="single"/>
          </w:rPr>
          <w:t>餐饮管理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_Toc417213739 \h </w:instrText>
        </w:r>
        <w:r w:rsidR="006B4C0F" w:rsidRPr="008443F4">
          <w:rPr>
            <w:noProof/>
            <w:u w:val="single"/>
          </w:rPr>
        </w:r>
        <w:r w:rsidR="006B4C0F" w:rsidRPr="008443F4">
          <w:rPr>
            <w:noProof/>
            <w:u w:val="single"/>
          </w:rPr>
          <w:fldChar w:fldCharType="separate"/>
        </w:r>
        <w:r w:rsidR="008443F4" w:rsidRPr="008443F4">
          <w:rPr>
            <w:noProof/>
            <w:u w:val="single"/>
          </w:rPr>
          <w:t>35</w:t>
        </w:r>
        <w:r w:rsidR="006B4C0F" w:rsidRPr="008443F4">
          <w:rPr>
            <w:noProof/>
            <w:u w:val="single"/>
          </w:rPr>
          <w:fldChar w:fldCharType="end"/>
        </w:r>
      </w:hyperlink>
    </w:p>
    <w:p w14:paraId="0298DB3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0" w:history="1">
        <w:r w:rsidR="008443F4" w:rsidRPr="00D14452">
          <w:rPr>
            <w:rStyle w:val="af1"/>
            <w:b/>
            <w:bCs/>
            <w:noProof/>
          </w:rPr>
          <w:t xml:space="preserve">3.8.1 </w:t>
        </w:r>
        <w:r w:rsidR="008443F4" w:rsidRPr="00D14452">
          <w:rPr>
            <w:rStyle w:val="af1"/>
            <w:rFonts w:hint="eastAsia"/>
            <w:b/>
            <w:bCs/>
            <w:noProof/>
          </w:rPr>
          <w:t>菜肴管理</w:t>
        </w:r>
        <w:r w:rsidR="008443F4">
          <w:rPr>
            <w:noProof/>
          </w:rPr>
          <w:tab/>
        </w:r>
        <w:r w:rsidR="006B4C0F">
          <w:rPr>
            <w:noProof/>
          </w:rPr>
          <w:fldChar w:fldCharType="begin"/>
        </w:r>
        <w:r w:rsidR="008443F4">
          <w:rPr>
            <w:noProof/>
          </w:rPr>
          <w:instrText xml:space="preserve"> PAGEREF _Toc417213740 \h </w:instrText>
        </w:r>
        <w:r w:rsidR="006B4C0F">
          <w:rPr>
            <w:noProof/>
          </w:rPr>
        </w:r>
        <w:r w:rsidR="006B4C0F">
          <w:rPr>
            <w:noProof/>
          </w:rPr>
          <w:fldChar w:fldCharType="separate"/>
        </w:r>
        <w:r w:rsidR="008443F4">
          <w:rPr>
            <w:noProof/>
          </w:rPr>
          <w:t>36</w:t>
        </w:r>
        <w:r w:rsidR="006B4C0F">
          <w:rPr>
            <w:noProof/>
          </w:rPr>
          <w:fldChar w:fldCharType="end"/>
        </w:r>
      </w:hyperlink>
    </w:p>
    <w:p w14:paraId="3D1DB8F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1" w:history="1">
        <w:r w:rsidR="008443F4" w:rsidRPr="00D14452">
          <w:rPr>
            <w:rStyle w:val="af1"/>
            <w:b/>
            <w:bCs/>
            <w:noProof/>
          </w:rPr>
          <w:t xml:space="preserve">3.8.2 </w:t>
        </w:r>
        <w:r w:rsidR="008443F4" w:rsidRPr="00D14452">
          <w:rPr>
            <w:rStyle w:val="af1"/>
            <w:rFonts w:hint="eastAsia"/>
            <w:b/>
            <w:bCs/>
            <w:noProof/>
          </w:rPr>
          <w:t>定制餐单</w:t>
        </w:r>
        <w:r w:rsidR="008443F4">
          <w:rPr>
            <w:noProof/>
          </w:rPr>
          <w:tab/>
        </w:r>
        <w:r w:rsidR="006B4C0F">
          <w:rPr>
            <w:noProof/>
          </w:rPr>
          <w:fldChar w:fldCharType="begin"/>
        </w:r>
        <w:r w:rsidR="008443F4">
          <w:rPr>
            <w:noProof/>
          </w:rPr>
          <w:instrText xml:space="preserve"> PAGEREF _Toc417213741 \h </w:instrText>
        </w:r>
        <w:r w:rsidR="006B4C0F">
          <w:rPr>
            <w:noProof/>
          </w:rPr>
        </w:r>
        <w:r w:rsidR="006B4C0F">
          <w:rPr>
            <w:noProof/>
          </w:rPr>
          <w:fldChar w:fldCharType="separate"/>
        </w:r>
        <w:r w:rsidR="008443F4">
          <w:rPr>
            <w:noProof/>
          </w:rPr>
          <w:t>37</w:t>
        </w:r>
        <w:r w:rsidR="006B4C0F">
          <w:rPr>
            <w:noProof/>
          </w:rPr>
          <w:fldChar w:fldCharType="end"/>
        </w:r>
      </w:hyperlink>
    </w:p>
    <w:p w14:paraId="384EF27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2" w:history="1">
        <w:r w:rsidR="008443F4" w:rsidRPr="00D14452">
          <w:rPr>
            <w:rStyle w:val="af1"/>
            <w:b/>
            <w:bCs/>
            <w:noProof/>
          </w:rPr>
          <w:t xml:space="preserve">3.8.3 </w:t>
        </w:r>
        <w:r w:rsidR="008443F4" w:rsidRPr="00D14452">
          <w:rPr>
            <w:rStyle w:val="af1"/>
            <w:rFonts w:hint="eastAsia"/>
            <w:b/>
            <w:bCs/>
            <w:noProof/>
          </w:rPr>
          <w:t>老人订餐</w:t>
        </w:r>
        <w:r w:rsidR="008443F4">
          <w:rPr>
            <w:noProof/>
          </w:rPr>
          <w:tab/>
        </w:r>
        <w:r w:rsidR="006B4C0F">
          <w:rPr>
            <w:noProof/>
          </w:rPr>
          <w:fldChar w:fldCharType="begin"/>
        </w:r>
        <w:r w:rsidR="008443F4">
          <w:rPr>
            <w:noProof/>
          </w:rPr>
          <w:instrText xml:space="preserve"> PAGEREF _Toc417213742 \h </w:instrText>
        </w:r>
        <w:r w:rsidR="006B4C0F">
          <w:rPr>
            <w:noProof/>
          </w:rPr>
        </w:r>
        <w:r w:rsidR="006B4C0F">
          <w:rPr>
            <w:noProof/>
          </w:rPr>
          <w:fldChar w:fldCharType="separate"/>
        </w:r>
        <w:r w:rsidR="008443F4">
          <w:rPr>
            <w:noProof/>
          </w:rPr>
          <w:t>38</w:t>
        </w:r>
        <w:r w:rsidR="006B4C0F">
          <w:rPr>
            <w:noProof/>
          </w:rPr>
          <w:fldChar w:fldCharType="end"/>
        </w:r>
      </w:hyperlink>
    </w:p>
    <w:p w14:paraId="47B7C7CB"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3" w:history="1">
        <w:r w:rsidR="008443F4" w:rsidRPr="00D14452">
          <w:rPr>
            <w:rStyle w:val="af1"/>
            <w:b/>
            <w:bCs/>
            <w:noProof/>
          </w:rPr>
          <w:t xml:space="preserve">3.8.4 </w:t>
        </w:r>
        <w:r w:rsidR="008443F4" w:rsidRPr="00D14452">
          <w:rPr>
            <w:rStyle w:val="af1"/>
            <w:rFonts w:hint="eastAsia"/>
            <w:b/>
            <w:bCs/>
            <w:noProof/>
          </w:rPr>
          <w:t>退订管理</w:t>
        </w:r>
        <w:r w:rsidR="008443F4">
          <w:rPr>
            <w:noProof/>
          </w:rPr>
          <w:tab/>
        </w:r>
        <w:r w:rsidR="006B4C0F">
          <w:rPr>
            <w:noProof/>
          </w:rPr>
          <w:fldChar w:fldCharType="begin"/>
        </w:r>
        <w:r w:rsidR="008443F4">
          <w:rPr>
            <w:noProof/>
          </w:rPr>
          <w:instrText xml:space="preserve"> PAGEREF _Toc417213743 \h </w:instrText>
        </w:r>
        <w:r w:rsidR="006B4C0F">
          <w:rPr>
            <w:noProof/>
          </w:rPr>
        </w:r>
        <w:r w:rsidR="006B4C0F">
          <w:rPr>
            <w:noProof/>
          </w:rPr>
          <w:fldChar w:fldCharType="separate"/>
        </w:r>
        <w:r w:rsidR="008443F4">
          <w:rPr>
            <w:noProof/>
          </w:rPr>
          <w:t>39</w:t>
        </w:r>
        <w:r w:rsidR="006B4C0F">
          <w:rPr>
            <w:noProof/>
          </w:rPr>
          <w:fldChar w:fldCharType="end"/>
        </w:r>
      </w:hyperlink>
    </w:p>
    <w:p w14:paraId="7078A26A"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4" w:history="1">
        <w:r w:rsidR="008443F4" w:rsidRPr="00D14452">
          <w:rPr>
            <w:rStyle w:val="af1"/>
            <w:b/>
            <w:bCs/>
            <w:noProof/>
          </w:rPr>
          <w:t xml:space="preserve">3.8.6 </w:t>
        </w:r>
        <w:r w:rsidR="008443F4" w:rsidRPr="00D14452">
          <w:rPr>
            <w:rStyle w:val="af1"/>
            <w:rFonts w:hint="eastAsia"/>
            <w:b/>
            <w:bCs/>
            <w:noProof/>
          </w:rPr>
          <w:t>订餐分区统计</w:t>
        </w:r>
        <w:r w:rsidR="008443F4">
          <w:rPr>
            <w:noProof/>
          </w:rPr>
          <w:tab/>
        </w:r>
        <w:r w:rsidR="006B4C0F">
          <w:rPr>
            <w:noProof/>
          </w:rPr>
          <w:fldChar w:fldCharType="begin"/>
        </w:r>
        <w:r w:rsidR="008443F4">
          <w:rPr>
            <w:noProof/>
          </w:rPr>
          <w:instrText xml:space="preserve"> PAGEREF _Toc417213744 \h </w:instrText>
        </w:r>
        <w:r w:rsidR="006B4C0F">
          <w:rPr>
            <w:noProof/>
          </w:rPr>
        </w:r>
        <w:r w:rsidR="006B4C0F">
          <w:rPr>
            <w:noProof/>
          </w:rPr>
          <w:fldChar w:fldCharType="separate"/>
        </w:r>
        <w:r w:rsidR="008443F4">
          <w:rPr>
            <w:noProof/>
          </w:rPr>
          <w:t>39</w:t>
        </w:r>
        <w:r w:rsidR="006B4C0F">
          <w:rPr>
            <w:noProof/>
          </w:rPr>
          <w:fldChar w:fldCharType="end"/>
        </w:r>
      </w:hyperlink>
    </w:p>
    <w:p w14:paraId="5EFBBD6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5" w:history="1">
        <w:r w:rsidR="008443F4" w:rsidRPr="00D14452">
          <w:rPr>
            <w:rStyle w:val="af1"/>
            <w:b/>
            <w:bCs/>
            <w:noProof/>
          </w:rPr>
          <w:t xml:space="preserve">3.8.7 </w:t>
        </w:r>
        <w:r w:rsidR="008443F4" w:rsidRPr="00D14452">
          <w:rPr>
            <w:rStyle w:val="af1"/>
            <w:rFonts w:hint="eastAsia"/>
            <w:b/>
            <w:bCs/>
            <w:noProof/>
          </w:rPr>
          <w:t>老人订餐统计…</w:t>
        </w:r>
        <w:r w:rsidR="008443F4">
          <w:rPr>
            <w:noProof/>
          </w:rPr>
          <w:tab/>
        </w:r>
        <w:r w:rsidR="006B4C0F">
          <w:rPr>
            <w:noProof/>
          </w:rPr>
          <w:fldChar w:fldCharType="begin"/>
        </w:r>
        <w:r w:rsidR="008443F4">
          <w:rPr>
            <w:noProof/>
          </w:rPr>
          <w:instrText xml:space="preserve"> PAGEREF _Toc417213745 \h </w:instrText>
        </w:r>
        <w:r w:rsidR="006B4C0F">
          <w:rPr>
            <w:noProof/>
          </w:rPr>
        </w:r>
        <w:r w:rsidR="006B4C0F">
          <w:rPr>
            <w:noProof/>
          </w:rPr>
          <w:fldChar w:fldCharType="separate"/>
        </w:r>
        <w:r w:rsidR="008443F4">
          <w:rPr>
            <w:noProof/>
          </w:rPr>
          <w:t>40</w:t>
        </w:r>
        <w:r w:rsidR="006B4C0F">
          <w:rPr>
            <w:noProof/>
          </w:rPr>
          <w:fldChar w:fldCharType="end"/>
        </w:r>
      </w:hyperlink>
    </w:p>
    <w:p w14:paraId="7A9D429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6" w:history="1">
        <w:r w:rsidR="008443F4" w:rsidRPr="00D14452">
          <w:rPr>
            <w:rStyle w:val="af1"/>
            <w:b/>
            <w:bCs/>
            <w:noProof/>
          </w:rPr>
          <w:t xml:space="preserve">3.8.8 </w:t>
        </w:r>
        <w:r w:rsidR="008443F4" w:rsidRPr="00D14452">
          <w:rPr>
            <w:rStyle w:val="af1"/>
            <w:rFonts w:hint="eastAsia"/>
            <w:b/>
            <w:bCs/>
            <w:noProof/>
          </w:rPr>
          <w:t>特殊要求定价管理</w:t>
        </w:r>
        <w:r w:rsidR="008443F4">
          <w:rPr>
            <w:noProof/>
          </w:rPr>
          <w:tab/>
        </w:r>
        <w:r w:rsidR="006B4C0F">
          <w:rPr>
            <w:noProof/>
          </w:rPr>
          <w:fldChar w:fldCharType="begin"/>
        </w:r>
        <w:r w:rsidR="008443F4">
          <w:rPr>
            <w:noProof/>
          </w:rPr>
          <w:instrText xml:space="preserve"> PAGEREF _Toc417213746 \h </w:instrText>
        </w:r>
        <w:r w:rsidR="006B4C0F">
          <w:rPr>
            <w:noProof/>
          </w:rPr>
        </w:r>
        <w:r w:rsidR="006B4C0F">
          <w:rPr>
            <w:noProof/>
          </w:rPr>
          <w:fldChar w:fldCharType="separate"/>
        </w:r>
        <w:r w:rsidR="008443F4">
          <w:rPr>
            <w:noProof/>
          </w:rPr>
          <w:t>40</w:t>
        </w:r>
        <w:r w:rsidR="006B4C0F">
          <w:rPr>
            <w:noProof/>
          </w:rPr>
          <w:fldChar w:fldCharType="end"/>
        </w:r>
      </w:hyperlink>
    </w:p>
    <w:p w14:paraId="7E11CEC9"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7" w:history="1">
        <w:r w:rsidR="008443F4" w:rsidRPr="008443F4">
          <w:rPr>
            <w:rStyle w:val="af1"/>
            <w:b/>
            <w:noProof/>
          </w:rPr>
          <w:t xml:space="preserve">3.8.9 </w:t>
        </w:r>
        <w:r w:rsidR="008443F4" w:rsidRPr="008443F4">
          <w:rPr>
            <w:rStyle w:val="af1"/>
            <w:rFonts w:hint="eastAsia"/>
            <w:b/>
            <w:noProof/>
          </w:rPr>
          <w:t>订餐发放</w:t>
        </w:r>
        <w:r w:rsidR="008443F4">
          <w:rPr>
            <w:noProof/>
          </w:rPr>
          <w:tab/>
        </w:r>
        <w:r w:rsidR="006B4C0F">
          <w:rPr>
            <w:noProof/>
          </w:rPr>
          <w:fldChar w:fldCharType="begin"/>
        </w:r>
        <w:r w:rsidR="008443F4">
          <w:rPr>
            <w:noProof/>
          </w:rPr>
          <w:instrText xml:space="preserve"> PAGEREF _Toc417213747 \h </w:instrText>
        </w:r>
        <w:r w:rsidR="006B4C0F">
          <w:rPr>
            <w:noProof/>
          </w:rPr>
        </w:r>
        <w:r w:rsidR="006B4C0F">
          <w:rPr>
            <w:noProof/>
          </w:rPr>
          <w:fldChar w:fldCharType="separate"/>
        </w:r>
        <w:r w:rsidR="008443F4">
          <w:rPr>
            <w:noProof/>
          </w:rPr>
          <w:t>40</w:t>
        </w:r>
        <w:r w:rsidR="006B4C0F">
          <w:rPr>
            <w:noProof/>
          </w:rPr>
          <w:fldChar w:fldCharType="end"/>
        </w:r>
      </w:hyperlink>
    </w:p>
    <w:p w14:paraId="0C36ED22"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48" w:history="1">
        <w:r w:rsidR="008443F4" w:rsidRPr="008443F4">
          <w:rPr>
            <w:rStyle w:val="af1"/>
            <w:b/>
            <w:noProof/>
            <w:u w:val="single"/>
          </w:rPr>
          <w:t xml:space="preserve">3.9 </w:t>
        </w:r>
        <w:r w:rsidR="008443F4" w:rsidRPr="008443F4">
          <w:rPr>
            <w:rStyle w:val="af1"/>
            <w:rFonts w:hint="eastAsia"/>
            <w:b/>
            <w:noProof/>
            <w:u w:val="single"/>
          </w:rPr>
          <w:t>特殊服务</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_Toc417213748 \h </w:instrText>
        </w:r>
        <w:r w:rsidR="006B4C0F" w:rsidRPr="008443F4">
          <w:rPr>
            <w:noProof/>
            <w:u w:val="single"/>
          </w:rPr>
        </w:r>
        <w:r w:rsidR="006B4C0F" w:rsidRPr="008443F4">
          <w:rPr>
            <w:noProof/>
            <w:u w:val="single"/>
          </w:rPr>
          <w:fldChar w:fldCharType="separate"/>
        </w:r>
        <w:r w:rsidR="008443F4" w:rsidRPr="008443F4">
          <w:rPr>
            <w:noProof/>
            <w:u w:val="single"/>
          </w:rPr>
          <w:t>42</w:t>
        </w:r>
        <w:r w:rsidR="006B4C0F" w:rsidRPr="008443F4">
          <w:rPr>
            <w:noProof/>
            <w:u w:val="single"/>
          </w:rPr>
          <w:fldChar w:fldCharType="end"/>
        </w:r>
      </w:hyperlink>
    </w:p>
    <w:p w14:paraId="3233EB6C"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49" w:history="1">
        <w:r w:rsidR="008443F4" w:rsidRPr="00D14452">
          <w:rPr>
            <w:rStyle w:val="af1"/>
            <w:b/>
            <w:bCs/>
            <w:noProof/>
          </w:rPr>
          <w:t xml:space="preserve">3.9.1 </w:t>
        </w:r>
        <w:r w:rsidR="008443F4" w:rsidRPr="00D14452">
          <w:rPr>
            <w:rStyle w:val="af1"/>
            <w:rFonts w:hint="eastAsia"/>
            <w:b/>
            <w:bCs/>
            <w:noProof/>
          </w:rPr>
          <w:t>技师技能制定</w:t>
        </w:r>
        <w:r w:rsidR="008443F4">
          <w:rPr>
            <w:noProof/>
          </w:rPr>
          <w:tab/>
        </w:r>
        <w:r w:rsidR="006B4C0F">
          <w:rPr>
            <w:noProof/>
          </w:rPr>
          <w:fldChar w:fldCharType="begin"/>
        </w:r>
        <w:r w:rsidR="008443F4">
          <w:rPr>
            <w:noProof/>
          </w:rPr>
          <w:instrText xml:space="preserve"> PAGEREF _Toc417213749 \h </w:instrText>
        </w:r>
        <w:r w:rsidR="006B4C0F">
          <w:rPr>
            <w:noProof/>
          </w:rPr>
        </w:r>
        <w:r w:rsidR="006B4C0F">
          <w:rPr>
            <w:noProof/>
          </w:rPr>
          <w:fldChar w:fldCharType="separate"/>
        </w:r>
        <w:r w:rsidR="008443F4">
          <w:rPr>
            <w:noProof/>
          </w:rPr>
          <w:t>42</w:t>
        </w:r>
        <w:r w:rsidR="006B4C0F">
          <w:rPr>
            <w:noProof/>
          </w:rPr>
          <w:fldChar w:fldCharType="end"/>
        </w:r>
      </w:hyperlink>
    </w:p>
    <w:p w14:paraId="0CDB5F4F"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0" w:history="1">
        <w:r w:rsidR="008443F4" w:rsidRPr="00D14452">
          <w:rPr>
            <w:rStyle w:val="af1"/>
            <w:b/>
            <w:bCs/>
            <w:noProof/>
          </w:rPr>
          <w:t xml:space="preserve">3.9.2 </w:t>
        </w:r>
        <w:r w:rsidR="008443F4" w:rsidRPr="00D14452">
          <w:rPr>
            <w:rStyle w:val="af1"/>
            <w:rFonts w:hint="eastAsia"/>
            <w:b/>
            <w:bCs/>
            <w:noProof/>
          </w:rPr>
          <w:t>特殊服务预约</w:t>
        </w:r>
        <w:r w:rsidR="008443F4">
          <w:rPr>
            <w:noProof/>
          </w:rPr>
          <w:tab/>
        </w:r>
        <w:r w:rsidR="006B4C0F">
          <w:rPr>
            <w:noProof/>
          </w:rPr>
          <w:fldChar w:fldCharType="begin"/>
        </w:r>
        <w:r w:rsidR="008443F4">
          <w:rPr>
            <w:noProof/>
          </w:rPr>
          <w:instrText xml:space="preserve"> PAGEREF _Toc417213750 \h </w:instrText>
        </w:r>
        <w:r w:rsidR="006B4C0F">
          <w:rPr>
            <w:noProof/>
          </w:rPr>
        </w:r>
        <w:r w:rsidR="006B4C0F">
          <w:rPr>
            <w:noProof/>
          </w:rPr>
          <w:fldChar w:fldCharType="separate"/>
        </w:r>
        <w:r w:rsidR="008443F4">
          <w:rPr>
            <w:noProof/>
          </w:rPr>
          <w:t>43</w:t>
        </w:r>
        <w:r w:rsidR="006B4C0F">
          <w:rPr>
            <w:noProof/>
          </w:rPr>
          <w:fldChar w:fldCharType="end"/>
        </w:r>
      </w:hyperlink>
    </w:p>
    <w:p w14:paraId="56E421B4"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1" w:history="1">
        <w:r w:rsidR="008443F4" w:rsidRPr="00D14452">
          <w:rPr>
            <w:rStyle w:val="af1"/>
            <w:b/>
            <w:bCs/>
            <w:noProof/>
          </w:rPr>
          <w:t xml:space="preserve">3.9.3 </w:t>
        </w:r>
        <w:r w:rsidR="008443F4" w:rsidRPr="00D14452">
          <w:rPr>
            <w:rStyle w:val="af1"/>
            <w:rFonts w:hint="eastAsia"/>
            <w:b/>
            <w:bCs/>
            <w:noProof/>
          </w:rPr>
          <w:t>特殊服务预约查询</w:t>
        </w:r>
        <w:r w:rsidR="008443F4">
          <w:rPr>
            <w:noProof/>
          </w:rPr>
          <w:tab/>
        </w:r>
        <w:r w:rsidR="006B4C0F">
          <w:rPr>
            <w:noProof/>
          </w:rPr>
          <w:fldChar w:fldCharType="begin"/>
        </w:r>
        <w:r w:rsidR="008443F4">
          <w:rPr>
            <w:noProof/>
          </w:rPr>
          <w:instrText xml:space="preserve"> PAGEREF _Toc417213751 \h </w:instrText>
        </w:r>
        <w:r w:rsidR="006B4C0F">
          <w:rPr>
            <w:noProof/>
          </w:rPr>
        </w:r>
        <w:r w:rsidR="006B4C0F">
          <w:rPr>
            <w:noProof/>
          </w:rPr>
          <w:fldChar w:fldCharType="separate"/>
        </w:r>
        <w:r w:rsidR="008443F4">
          <w:rPr>
            <w:noProof/>
          </w:rPr>
          <w:t>43</w:t>
        </w:r>
        <w:r w:rsidR="006B4C0F">
          <w:rPr>
            <w:noProof/>
          </w:rPr>
          <w:fldChar w:fldCharType="end"/>
        </w:r>
      </w:hyperlink>
    </w:p>
    <w:p w14:paraId="08EDE597"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2" w:history="1">
        <w:r w:rsidR="008443F4" w:rsidRPr="00D14452">
          <w:rPr>
            <w:rStyle w:val="af1"/>
            <w:b/>
            <w:bCs/>
            <w:noProof/>
          </w:rPr>
          <w:t xml:space="preserve">3.9.4 </w:t>
        </w:r>
        <w:r w:rsidR="008443F4" w:rsidRPr="00D14452">
          <w:rPr>
            <w:rStyle w:val="af1"/>
            <w:rFonts w:hint="eastAsia"/>
            <w:b/>
            <w:bCs/>
            <w:noProof/>
          </w:rPr>
          <w:t>特殊服务预约退订</w:t>
        </w:r>
        <w:r w:rsidR="008443F4">
          <w:rPr>
            <w:noProof/>
          </w:rPr>
          <w:tab/>
        </w:r>
        <w:r w:rsidR="006B4C0F">
          <w:rPr>
            <w:noProof/>
          </w:rPr>
          <w:fldChar w:fldCharType="begin"/>
        </w:r>
        <w:r w:rsidR="008443F4">
          <w:rPr>
            <w:noProof/>
          </w:rPr>
          <w:instrText xml:space="preserve"> PAGEREF _Toc417213752 \h </w:instrText>
        </w:r>
        <w:r w:rsidR="006B4C0F">
          <w:rPr>
            <w:noProof/>
          </w:rPr>
        </w:r>
        <w:r w:rsidR="006B4C0F">
          <w:rPr>
            <w:noProof/>
          </w:rPr>
          <w:fldChar w:fldCharType="separate"/>
        </w:r>
        <w:r w:rsidR="008443F4">
          <w:rPr>
            <w:noProof/>
          </w:rPr>
          <w:t>44</w:t>
        </w:r>
        <w:r w:rsidR="006B4C0F">
          <w:rPr>
            <w:noProof/>
          </w:rPr>
          <w:fldChar w:fldCharType="end"/>
        </w:r>
      </w:hyperlink>
    </w:p>
    <w:p w14:paraId="298D7440"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3" w:history="1">
        <w:r w:rsidR="008443F4" w:rsidRPr="00D14452">
          <w:rPr>
            <w:rStyle w:val="af1"/>
            <w:b/>
            <w:bCs/>
            <w:noProof/>
          </w:rPr>
          <w:t xml:space="preserve">3.9.6 </w:t>
        </w:r>
        <w:r w:rsidR="008443F4" w:rsidRPr="00D14452">
          <w:rPr>
            <w:rStyle w:val="af1"/>
            <w:rFonts w:hint="eastAsia"/>
            <w:b/>
            <w:bCs/>
            <w:noProof/>
          </w:rPr>
          <w:t>特殊服务确认</w:t>
        </w:r>
        <w:r w:rsidR="008443F4">
          <w:rPr>
            <w:noProof/>
          </w:rPr>
          <w:tab/>
        </w:r>
        <w:r w:rsidR="006B4C0F">
          <w:rPr>
            <w:noProof/>
          </w:rPr>
          <w:fldChar w:fldCharType="begin"/>
        </w:r>
        <w:r w:rsidR="008443F4">
          <w:rPr>
            <w:noProof/>
          </w:rPr>
          <w:instrText xml:space="preserve"> PAGEREF _Toc417213753 \h </w:instrText>
        </w:r>
        <w:r w:rsidR="006B4C0F">
          <w:rPr>
            <w:noProof/>
          </w:rPr>
        </w:r>
        <w:r w:rsidR="006B4C0F">
          <w:rPr>
            <w:noProof/>
          </w:rPr>
          <w:fldChar w:fldCharType="separate"/>
        </w:r>
        <w:r w:rsidR="008443F4">
          <w:rPr>
            <w:noProof/>
          </w:rPr>
          <w:t>45</w:t>
        </w:r>
        <w:r w:rsidR="006B4C0F">
          <w:rPr>
            <w:noProof/>
          </w:rPr>
          <w:fldChar w:fldCharType="end"/>
        </w:r>
      </w:hyperlink>
    </w:p>
    <w:p w14:paraId="32B17D0A"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54" w:history="1">
        <w:r w:rsidR="008443F4" w:rsidRPr="008443F4">
          <w:rPr>
            <w:rStyle w:val="af1"/>
            <w:b/>
            <w:noProof/>
            <w:u w:val="single"/>
          </w:rPr>
          <w:t xml:space="preserve">3.10 </w:t>
        </w:r>
        <w:r w:rsidR="008443F4" w:rsidRPr="008443F4">
          <w:rPr>
            <w:rStyle w:val="af1"/>
            <w:rFonts w:hint="eastAsia"/>
            <w:b/>
            <w:noProof/>
            <w:u w:val="single"/>
          </w:rPr>
          <w:t>资料管理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_Toc417213754 \h </w:instrText>
        </w:r>
        <w:r w:rsidR="006B4C0F" w:rsidRPr="008443F4">
          <w:rPr>
            <w:noProof/>
            <w:u w:val="single"/>
          </w:rPr>
        </w:r>
        <w:r w:rsidR="006B4C0F" w:rsidRPr="008443F4">
          <w:rPr>
            <w:noProof/>
            <w:u w:val="single"/>
          </w:rPr>
          <w:fldChar w:fldCharType="separate"/>
        </w:r>
        <w:r w:rsidR="008443F4" w:rsidRPr="008443F4">
          <w:rPr>
            <w:noProof/>
            <w:u w:val="single"/>
          </w:rPr>
          <w:t>46</w:t>
        </w:r>
        <w:r w:rsidR="006B4C0F" w:rsidRPr="008443F4">
          <w:rPr>
            <w:noProof/>
            <w:u w:val="single"/>
          </w:rPr>
          <w:fldChar w:fldCharType="end"/>
        </w:r>
      </w:hyperlink>
    </w:p>
    <w:p w14:paraId="5E16AE8A"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5" w:history="1">
        <w:r w:rsidR="008443F4" w:rsidRPr="00D14452">
          <w:rPr>
            <w:rStyle w:val="af1"/>
            <w:b/>
            <w:bCs/>
            <w:noProof/>
          </w:rPr>
          <w:t xml:space="preserve">3.10.1 </w:t>
        </w:r>
        <w:r w:rsidR="008443F4" w:rsidRPr="00D14452">
          <w:rPr>
            <w:rStyle w:val="af1"/>
            <w:rFonts w:hint="eastAsia"/>
            <w:b/>
            <w:bCs/>
            <w:noProof/>
          </w:rPr>
          <w:t>基本费用设定</w:t>
        </w:r>
        <w:r w:rsidR="008443F4">
          <w:rPr>
            <w:noProof/>
          </w:rPr>
          <w:tab/>
        </w:r>
        <w:r w:rsidR="006B4C0F">
          <w:rPr>
            <w:noProof/>
          </w:rPr>
          <w:fldChar w:fldCharType="begin"/>
        </w:r>
        <w:r w:rsidR="008443F4">
          <w:rPr>
            <w:noProof/>
          </w:rPr>
          <w:instrText xml:space="preserve"> PAGEREF _Toc417213755 \h </w:instrText>
        </w:r>
        <w:r w:rsidR="006B4C0F">
          <w:rPr>
            <w:noProof/>
          </w:rPr>
        </w:r>
        <w:r w:rsidR="006B4C0F">
          <w:rPr>
            <w:noProof/>
          </w:rPr>
          <w:fldChar w:fldCharType="separate"/>
        </w:r>
        <w:r w:rsidR="008443F4">
          <w:rPr>
            <w:noProof/>
          </w:rPr>
          <w:t>46</w:t>
        </w:r>
        <w:r w:rsidR="006B4C0F">
          <w:rPr>
            <w:noProof/>
          </w:rPr>
          <w:fldChar w:fldCharType="end"/>
        </w:r>
      </w:hyperlink>
    </w:p>
    <w:p w14:paraId="2732D008"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6" w:history="1">
        <w:r w:rsidR="008443F4" w:rsidRPr="00D14452">
          <w:rPr>
            <w:rStyle w:val="af1"/>
            <w:b/>
            <w:bCs/>
            <w:noProof/>
          </w:rPr>
          <w:t xml:space="preserve">3.10.2 </w:t>
        </w:r>
        <w:r w:rsidR="008443F4" w:rsidRPr="00D14452">
          <w:rPr>
            <w:rStyle w:val="af1"/>
            <w:rFonts w:hint="eastAsia"/>
            <w:b/>
            <w:bCs/>
            <w:noProof/>
          </w:rPr>
          <w:t>阶段性费用设定</w:t>
        </w:r>
        <w:r w:rsidR="008443F4">
          <w:rPr>
            <w:noProof/>
          </w:rPr>
          <w:tab/>
        </w:r>
        <w:r w:rsidR="006B4C0F">
          <w:rPr>
            <w:noProof/>
          </w:rPr>
          <w:fldChar w:fldCharType="begin"/>
        </w:r>
        <w:r w:rsidR="008443F4">
          <w:rPr>
            <w:noProof/>
          </w:rPr>
          <w:instrText xml:space="preserve"> PAGEREF _Toc417213756 \h </w:instrText>
        </w:r>
        <w:r w:rsidR="006B4C0F">
          <w:rPr>
            <w:noProof/>
          </w:rPr>
        </w:r>
        <w:r w:rsidR="006B4C0F">
          <w:rPr>
            <w:noProof/>
          </w:rPr>
          <w:fldChar w:fldCharType="separate"/>
        </w:r>
        <w:r w:rsidR="008443F4">
          <w:rPr>
            <w:noProof/>
          </w:rPr>
          <w:t>47</w:t>
        </w:r>
        <w:r w:rsidR="006B4C0F">
          <w:rPr>
            <w:noProof/>
          </w:rPr>
          <w:fldChar w:fldCharType="end"/>
        </w:r>
      </w:hyperlink>
    </w:p>
    <w:p w14:paraId="63638BF6"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7" w:history="1">
        <w:r w:rsidR="008443F4" w:rsidRPr="00D14452">
          <w:rPr>
            <w:rStyle w:val="af1"/>
            <w:b/>
            <w:bCs/>
            <w:noProof/>
          </w:rPr>
          <w:t xml:space="preserve">3.10.3 </w:t>
        </w:r>
        <w:r w:rsidR="008443F4" w:rsidRPr="00D14452">
          <w:rPr>
            <w:rStyle w:val="af1"/>
            <w:rFonts w:hint="eastAsia"/>
            <w:b/>
            <w:bCs/>
            <w:noProof/>
          </w:rPr>
          <w:t>数据字典维护</w:t>
        </w:r>
        <w:r w:rsidR="008443F4">
          <w:rPr>
            <w:noProof/>
          </w:rPr>
          <w:tab/>
        </w:r>
        <w:r w:rsidR="006B4C0F">
          <w:rPr>
            <w:noProof/>
          </w:rPr>
          <w:fldChar w:fldCharType="begin"/>
        </w:r>
        <w:r w:rsidR="008443F4">
          <w:rPr>
            <w:noProof/>
          </w:rPr>
          <w:instrText xml:space="preserve"> PAGEREF _Toc417213757 \h </w:instrText>
        </w:r>
        <w:r w:rsidR="006B4C0F">
          <w:rPr>
            <w:noProof/>
          </w:rPr>
        </w:r>
        <w:r w:rsidR="006B4C0F">
          <w:rPr>
            <w:noProof/>
          </w:rPr>
          <w:fldChar w:fldCharType="separate"/>
        </w:r>
        <w:r w:rsidR="008443F4">
          <w:rPr>
            <w:noProof/>
          </w:rPr>
          <w:t>47</w:t>
        </w:r>
        <w:r w:rsidR="006B4C0F">
          <w:rPr>
            <w:noProof/>
          </w:rPr>
          <w:fldChar w:fldCharType="end"/>
        </w:r>
      </w:hyperlink>
    </w:p>
    <w:p w14:paraId="7CFD3A06"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58" w:history="1">
        <w:r w:rsidR="008443F4" w:rsidRPr="00D14452">
          <w:rPr>
            <w:rStyle w:val="af1"/>
            <w:b/>
            <w:bCs/>
            <w:noProof/>
          </w:rPr>
          <w:t xml:space="preserve">3.10.4 </w:t>
        </w:r>
        <w:r w:rsidR="008443F4" w:rsidRPr="00D14452">
          <w:rPr>
            <w:rStyle w:val="af1"/>
            <w:rFonts w:hint="eastAsia"/>
            <w:b/>
            <w:bCs/>
            <w:noProof/>
          </w:rPr>
          <w:t>护理级别内容设定</w:t>
        </w:r>
        <w:r w:rsidR="008443F4">
          <w:rPr>
            <w:noProof/>
          </w:rPr>
          <w:tab/>
        </w:r>
        <w:r w:rsidR="006B4C0F">
          <w:rPr>
            <w:noProof/>
          </w:rPr>
          <w:fldChar w:fldCharType="begin"/>
        </w:r>
        <w:r w:rsidR="008443F4">
          <w:rPr>
            <w:noProof/>
          </w:rPr>
          <w:instrText xml:space="preserve"> PAGEREF _Toc417213758 \h </w:instrText>
        </w:r>
        <w:r w:rsidR="006B4C0F">
          <w:rPr>
            <w:noProof/>
          </w:rPr>
        </w:r>
        <w:r w:rsidR="006B4C0F">
          <w:rPr>
            <w:noProof/>
          </w:rPr>
          <w:fldChar w:fldCharType="separate"/>
        </w:r>
        <w:r w:rsidR="008443F4">
          <w:rPr>
            <w:noProof/>
          </w:rPr>
          <w:t>48</w:t>
        </w:r>
        <w:r w:rsidR="006B4C0F">
          <w:rPr>
            <w:noProof/>
          </w:rPr>
          <w:fldChar w:fldCharType="end"/>
        </w:r>
      </w:hyperlink>
    </w:p>
    <w:p w14:paraId="19A7FA55"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59" w:history="1">
        <w:r w:rsidR="008443F4" w:rsidRPr="008443F4">
          <w:rPr>
            <w:rStyle w:val="af1"/>
            <w:b/>
            <w:noProof/>
            <w:u w:val="single"/>
          </w:rPr>
          <w:t>3.11</w:t>
        </w:r>
        <w:r w:rsidR="008443F4" w:rsidRPr="008443F4">
          <w:rPr>
            <w:rStyle w:val="af1"/>
            <w:rFonts w:hint="eastAsia"/>
            <w:b/>
            <w:noProof/>
            <w:u w:val="single"/>
          </w:rPr>
          <w:t>系统管理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_Toc417213759 \h </w:instrText>
        </w:r>
        <w:r w:rsidR="006B4C0F" w:rsidRPr="008443F4">
          <w:rPr>
            <w:noProof/>
            <w:u w:val="single"/>
          </w:rPr>
        </w:r>
        <w:r w:rsidR="006B4C0F" w:rsidRPr="008443F4">
          <w:rPr>
            <w:noProof/>
            <w:u w:val="single"/>
          </w:rPr>
          <w:fldChar w:fldCharType="separate"/>
        </w:r>
        <w:r w:rsidR="008443F4" w:rsidRPr="008443F4">
          <w:rPr>
            <w:noProof/>
            <w:u w:val="single"/>
          </w:rPr>
          <w:t>48</w:t>
        </w:r>
        <w:r w:rsidR="006B4C0F" w:rsidRPr="008443F4">
          <w:rPr>
            <w:noProof/>
            <w:u w:val="single"/>
          </w:rPr>
          <w:fldChar w:fldCharType="end"/>
        </w:r>
      </w:hyperlink>
    </w:p>
    <w:p w14:paraId="5C3B55FC"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0" w:history="1">
        <w:r w:rsidR="008443F4" w:rsidRPr="00D14452">
          <w:rPr>
            <w:rStyle w:val="af1"/>
            <w:b/>
            <w:bCs/>
            <w:noProof/>
          </w:rPr>
          <w:t xml:space="preserve">3.11.1 </w:t>
        </w:r>
        <w:r w:rsidR="008443F4" w:rsidRPr="00D14452">
          <w:rPr>
            <w:rStyle w:val="af1"/>
            <w:rFonts w:hint="eastAsia"/>
            <w:b/>
            <w:bCs/>
            <w:noProof/>
          </w:rPr>
          <w:t>角色管理</w:t>
        </w:r>
        <w:r w:rsidR="008443F4">
          <w:rPr>
            <w:noProof/>
          </w:rPr>
          <w:tab/>
        </w:r>
        <w:r w:rsidR="006B4C0F">
          <w:rPr>
            <w:noProof/>
          </w:rPr>
          <w:fldChar w:fldCharType="begin"/>
        </w:r>
        <w:r w:rsidR="008443F4">
          <w:rPr>
            <w:noProof/>
          </w:rPr>
          <w:instrText xml:space="preserve"> PAGEREF _Toc417213760 \h </w:instrText>
        </w:r>
        <w:r w:rsidR="006B4C0F">
          <w:rPr>
            <w:noProof/>
          </w:rPr>
        </w:r>
        <w:r w:rsidR="006B4C0F">
          <w:rPr>
            <w:noProof/>
          </w:rPr>
          <w:fldChar w:fldCharType="separate"/>
        </w:r>
        <w:r w:rsidR="008443F4">
          <w:rPr>
            <w:noProof/>
          </w:rPr>
          <w:t>49</w:t>
        </w:r>
        <w:r w:rsidR="006B4C0F">
          <w:rPr>
            <w:noProof/>
          </w:rPr>
          <w:fldChar w:fldCharType="end"/>
        </w:r>
      </w:hyperlink>
    </w:p>
    <w:p w14:paraId="6B5E8CD8"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1" w:history="1">
        <w:r w:rsidR="008443F4" w:rsidRPr="00D14452">
          <w:rPr>
            <w:rStyle w:val="af1"/>
            <w:b/>
            <w:bCs/>
            <w:noProof/>
          </w:rPr>
          <w:t xml:space="preserve">3.11.2 </w:t>
        </w:r>
        <w:r w:rsidR="008443F4" w:rsidRPr="00D14452">
          <w:rPr>
            <w:rStyle w:val="af1"/>
            <w:rFonts w:hint="eastAsia"/>
            <w:b/>
            <w:bCs/>
            <w:noProof/>
          </w:rPr>
          <w:t>操作员管理</w:t>
        </w:r>
        <w:r w:rsidR="008443F4">
          <w:rPr>
            <w:noProof/>
          </w:rPr>
          <w:tab/>
        </w:r>
        <w:r w:rsidR="006B4C0F">
          <w:rPr>
            <w:noProof/>
          </w:rPr>
          <w:fldChar w:fldCharType="begin"/>
        </w:r>
        <w:r w:rsidR="008443F4">
          <w:rPr>
            <w:noProof/>
          </w:rPr>
          <w:instrText xml:space="preserve"> PAGEREF _Toc417213761 \h </w:instrText>
        </w:r>
        <w:r w:rsidR="006B4C0F">
          <w:rPr>
            <w:noProof/>
          </w:rPr>
        </w:r>
        <w:r w:rsidR="006B4C0F">
          <w:rPr>
            <w:noProof/>
          </w:rPr>
          <w:fldChar w:fldCharType="separate"/>
        </w:r>
        <w:r w:rsidR="008443F4">
          <w:rPr>
            <w:noProof/>
          </w:rPr>
          <w:t>49</w:t>
        </w:r>
        <w:r w:rsidR="006B4C0F">
          <w:rPr>
            <w:noProof/>
          </w:rPr>
          <w:fldChar w:fldCharType="end"/>
        </w:r>
      </w:hyperlink>
    </w:p>
    <w:p w14:paraId="254E34AE"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2" w:history="1">
        <w:r w:rsidR="008443F4" w:rsidRPr="00D14452">
          <w:rPr>
            <w:rStyle w:val="af1"/>
            <w:b/>
            <w:bCs/>
            <w:noProof/>
          </w:rPr>
          <w:t xml:space="preserve">3.11.3 </w:t>
        </w:r>
        <w:r w:rsidR="008443F4" w:rsidRPr="00D14452">
          <w:rPr>
            <w:rStyle w:val="af1"/>
            <w:rFonts w:hint="eastAsia"/>
            <w:b/>
            <w:bCs/>
            <w:noProof/>
          </w:rPr>
          <w:t>角色权限管理</w:t>
        </w:r>
        <w:r w:rsidR="008443F4">
          <w:rPr>
            <w:noProof/>
          </w:rPr>
          <w:tab/>
        </w:r>
        <w:r w:rsidR="006B4C0F">
          <w:rPr>
            <w:noProof/>
          </w:rPr>
          <w:fldChar w:fldCharType="begin"/>
        </w:r>
        <w:r w:rsidR="008443F4">
          <w:rPr>
            <w:noProof/>
          </w:rPr>
          <w:instrText xml:space="preserve"> PAGEREF _Toc417213762 \h </w:instrText>
        </w:r>
        <w:r w:rsidR="006B4C0F">
          <w:rPr>
            <w:noProof/>
          </w:rPr>
        </w:r>
        <w:r w:rsidR="006B4C0F">
          <w:rPr>
            <w:noProof/>
          </w:rPr>
          <w:fldChar w:fldCharType="separate"/>
        </w:r>
        <w:r w:rsidR="008443F4">
          <w:rPr>
            <w:noProof/>
          </w:rPr>
          <w:t>50</w:t>
        </w:r>
        <w:r w:rsidR="006B4C0F">
          <w:rPr>
            <w:noProof/>
          </w:rPr>
          <w:fldChar w:fldCharType="end"/>
        </w:r>
      </w:hyperlink>
    </w:p>
    <w:p w14:paraId="4447B494"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3" w:history="1">
        <w:r w:rsidR="008443F4" w:rsidRPr="00D14452">
          <w:rPr>
            <w:rStyle w:val="af1"/>
            <w:b/>
            <w:bCs/>
            <w:noProof/>
          </w:rPr>
          <w:t xml:space="preserve">3.11.4 </w:t>
        </w:r>
        <w:r w:rsidR="008443F4" w:rsidRPr="00D14452">
          <w:rPr>
            <w:rStyle w:val="af1"/>
            <w:rFonts w:hint="eastAsia"/>
            <w:b/>
            <w:bCs/>
            <w:noProof/>
          </w:rPr>
          <w:t>数据权限管理</w:t>
        </w:r>
        <w:r w:rsidR="008443F4">
          <w:rPr>
            <w:noProof/>
          </w:rPr>
          <w:tab/>
        </w:r>
        <w:r w:rsidR="006B4C0F">
          <w:rPr>
            <w:noProof/>
          </w:rPr>
          <w:fldChar w:fldCharType="begin"/>
        </w:r>
        <w:r w:rsidR="008443F4">
          <w:rPr>
            <w:noProof/>
          </w:rPr>
          <w:instrText xml:space="preserve"> PAGEREF _Toc417213763 \h </w:instrText>
        </w:r>
        <w:r w:rsidR="006B4C0F">
          <w:rPr>
            <w:noProof/>
          </w:rPr>
        </w:r>
        <w:r w:rsidR="006B4C0F">
          <w:rPr>
            <w:noProof/>
          </w:rPr>
          <w:fldChar w:fldCharType="separate"/>
        </w:r>
        <w:r w:rsidR="008443F4">
          <w:rPr>
            <w:noProof/>
          </w:rPr>
          <w:t>51</w:t>
        </w:r>
        <w:r w:rsidR="006B4C0F">
          <w:rPr>
            <w:noProof/>
          </w:rPr>
          <w:fldChar w:fldCharType="end"/>
        </w:r>
      </w:hyperlink>
    </w:p>
    <w:p w14:paraId="0DE7628B"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4" w:history="1">
        <w:r w:rsidR="008443F4" w:rsidRPr="00D14452">
          <w:rPr>
            <w:rStyle w:val="af1"/>
            <w:b/>
            <w:bCs/>
            <w:noProof/>
          </w:rPr>
          <w:t xml:space="preserve">3.11.5 </w:t>
        </w:r>
        <w:r w:rsidR="008443F4" w:rsidRPr="00D14452">
          <w:rPr>
            <w:rStyle w:val="af1"/>
            <w:rFonts w:hint="eastAsia"/>
            <w:b/>
            <w:bCs/>
            <w:noProof/>
          </w:rPr>
          <w:t>备用金报警设定</w:t>
        </w:r>
        <w:r w:rsidR="008443F4">
          <w:rPr>
            <w:noProof/>
          </w:rPr>
          <w:tab/>
        </w:r>
        <w:r w:rsidR="006B4C0F">
          <w:rPr>
            <w:noProof/>
          </w:rPr>
          <w:fldChar w:fldCharType="begin"/>
        </w:r>
        <w:r w:rsidR="008443F4">
          <w:rPr>
            <w:noProof/>
          </w:rPr>
          <w:instrText xml:space="preserve"> PAGEREF _Toc417213764 \h </w:instrText>
        </w:r>
        <w:r w:rsidR="006B4C0F">
          <w:rPr>
            <w:noProof/>
          </w:rPr>
        </w:r>
        <w:r w:rsidR="006B4C0F">
          <w:rPr>
            <w:noProof/>
          </w:rPr>
          <w:fldChar w:fldCharType="separate"/>
        </w:r>
        <w:r w:rsidR="008443F4">
          <w:rPr>
            <w:noProof/>
          </w:rPr>
          <w:t>51</w:t>
        </w:r>
        <w:r w:rsidR="006B4C0F">
          <w:rPr>
            <w:noProof/>
          </w:rPr>
          <w:fldChar w:fldCharType="end"/>
        </w:r>
      </w:hyperlink>
    </w:p>
    <w:p w14:paraId="00BC1AA2"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5" w:history="1">
        <w:r w:rsidR="008443F4" w:rsidRPr="00D14452">
          <w:rPr>
            <w:rStyle w:val="af1"/>
            <w:b/>
            <w:bCs/>
            <w:noProof/>
          </w:rPr>
          <w:t xml:space="preserve">3.11.6 </w:t>
        </w:r>
        <w:r w:rsidR="008443F4" w:rsidRPr="00D14452">
          <w:rPr>
            <w:rStyle w:val="af1"/>
            <w:rFonts w:hint="eastAsia"/>
            <w:b/>
            <w:bCs/>
            <w:noProof/>
          </w:rPr>
          <w:t>操作日志查询</w:t>
        </w:r>
        <w:r w:rsidR="008443F4">
          <w:rPr>
            <w:noProof/>
          </w:rPr>
          <w:tab/>
        </w:r>
        <w:r w:rsidR="006B4C0F">
          <w:rPr>
            <w:noProof/>
          </w:rPr>
          <w:fldChar w:fldCharType="begin"/>
        </w:r>
        <w:r w:rsidR="008443F4">
          <w:rPr>
            <w:noProof/>
          </w:rPr>
          <w:instrText xml:space="preserve"> PAGEREF _Toc417213765 \h </w:instrText>
        </w:r>
        <w:r w:rsidR="006B4C0F">
          <w:rPr>
            <w:noProof/>
          </w:rPr>
        </w:r>
        <w:r w:rsidR="006B4C0F">
          <w:rPr>
            <w:noProof/>
          </w:rPr>
          <w:fldChar w:fldCharType="separate"/>
        </w:r>
        <w:r w:rsidR="008443F4">
          <w:rPr>
            <w:noProof/>
          </w:rPr>
          <w:t>52</w:t>
        </w:r>
        <w:r w:rsidR="006B4C0F">
          <w:rPr>
            <w:noProof/>
          </w:rPr>
          <w:fldChar w:fldCharType="end"/>
        </w:r>
      </w:hyperlink>
    </w:p>
    <w:p w14:paraId="4B566BCD" w14:textId="77777777" w:rsidR="008443F4" w:rsidRPr="0092331D" w:rsidRDefault="008C0533" w:rsidP="008443F4">
      <w:pPr>
        <w:pStyle w:val="TOC3"/>
        <w:tabs>
          <w:tab w:val="right" w:leader="dot" w:pos="8296"/>
        </w:tabs>
        <w:ind w:left="880"/>
        <w:rPr>
          <w:rFonts w:ascii="Calibri" w:eastAsia="宋体" w:hAnsi="Calibri"/>
          <w:noProof/>
          <w:kern w:val="2"/>
          <w:sz w:val="21"/>
        </w:rPr>
      </w:pPr>
      <w:hyperlink w:anchor="_Toc417213766" w:history="1">
        <w:r w:rsidR="008443F4" w:rsidRPr="00D14452">
          <w:rPr>
            <w:rStyle w:val="af1"/>
            <w:b/>
            <w:bCs/>
            <w:noProof/>
          </w:rPr>
          <w:t xml:space="preserve">3.11.7 </w:t>
        </w:r>
        <w:r w:rsidR="008443F4" w:rsidRPr="00D14452">
          <w:rPr>
            <w:rStyle w:val="af1"/>
            <w:rFonts w:hint="eastAsia"/>
            <w:b/>
            <w:bCs/>
            <w:noProof/>
          </w:rPr>
          <w:t>密码修改</w:t>
        </w:r>
        <w:r w:rsidR="008443F4">
          <w:rPr>
            <w:noProof/>
          </w:rPr>
          <w:tab/>
        </w:r>
        <w:r w:rsidR="006B4C0F">
          <w:rPr>
            <w:noProof/>
          </w:rPr>
          <w:fldChar w:fldCharType="begin"/>
        </w:r>
        <w:r w:rsidR="008443F4">
          <w:rPr>
            <w:noProof/>
          </w:rPr>
          <w:instrText xml:space="preserve"> PAGEREF _Toc417213766 \h </w:instrText>
        </w:r>
        <w:r w:rsidR="006B4C0F">
          <w:rPr>
            <w:noProof/>
          </w:rPr>
        </w:r>
        <w:r w:rsidR="006B4C0F">
          <w:rPr>
            <w:noProof/>
          </w:rPr>
          <w:fldChar w:fldCharType="separate"/>
        </w:r>
        <w:r w:rsidR="008443F4">
          <w:rPr>
            <w:noProof/>
          </w:rPr>
          <w:t>53</w:t>
        </w:r>
        <w:r w:rsidR="006B4C0F">
          <w:rPr>
            <w:noProof/>
          </w:rPr>
          <w:fldChar w:fldCharType="end"/>
        </w:r>
      </w:hyperlink>
    </w:p>
    <w:p w14:paraId="4D728518" w14:textId="77777777" w:rsidR="008443F4" w:rsidRPr="0092331D" w:rsidRDefault="008C0533" w:rsidP="008443F4">
      <w:pPr>
        <w:pStyle w:val="TOC2"/>
        <w:tabs>
          <w:tab w:val="right" w:leader="dot" w:pos="8296"/>
        </w:tabs>
        <w:ind w:left="440"/>
        <w:rPr>
          <w:rFonts w:ascii="Calibri" w:eastAsia="宋体" w:hAnsi="Calibri"/>
          <w:noProof/>
          <w:kern w:val="2"/>
          <w:sz w:val="21"/>
          <w:u w:val="single"/>
        </w:rPr>
      </w:pPr>
      <w:hyperlink w:anchor="_Toc417213767" w:history="1">
        <w:r w:rsidR="008443F4" w:rsidRPr="008443F4">
          <w:rPr>
            <w:rStyle w:val="af1"/>
            <w:b/>
            <w:bCs/>
            <w:noProof/>
            <w:u w:val="single"/>
          </w:rPr>
          <w:t xml:space="preserve">3.12 </w:t>
        </w:r>
        <w:r w:rsidR="008443F4" w:rsidRPr="008443F4">
          <w:rPr>
            <w:rStyle w:val="af1"/>
            <w:rFonts w:hint="eastAsia"/>
            <w:b/>
            <w:bCs/>
            <w:noProof/>
            <w:u w:val="single"/>
          </w:rPr>
          <w:t>房间管理</w:t>
        </w:r>
        <w:r w:rsidR="008443F4" w:rsidRPr="008443F4">
          <w:rPr>
            <w:noProof/>
            <w:u w:val="single"/>
          </w:rPr>
          <w:tab/>
        </w:r>
        <w:r w:rsidR="006B4C0F" w:rsidRPr="008443F4">
          <w:rPr>
            <w:noProof/>
            <w:u w:val="single"/>
          </w:rPr>
          <w:fldChar w:fldCharType="begin"/>
        </w:r>
        <w:r w:rsidR="008443F4" w:rsidRPr="008443F4">
          <w:rPr>
            <w:noProof/>
            <w:u w:val="single"/>
          </w:rPr>
          <w:instrText xml:space="preserve"> PAGEREF _Toc417213767 \h </w:instrText>
        </w:r>
        <w:r w:rsidR="006B4C0F" w:rsidRPr="008443F4">
          <w:rPr>
            <w:noProof/>
            <w:u w:val="single"/>
          </w:rPr>
        </w:r>
        <w:r w:rsidR="006B4C0F" w:rsidRPr="008443F4">
          <w:rPr>
            <w:noProof/>
            <w:u w:val="single"/>
          </w:rPr>
          <w:fldChar w:fldCharType="separate"/>
        </w:r>
        <w:r w:rsidR="008443F4" w:rsidRPr="008443F4">
          <w:rPr>
            <w:noProof/>
            <w:u w:val="single"/>
          </w:rPr>
          <w:t>53</w:t>
        </w:r>
        <w:r w:rsidR="006B4C0F" w:rsidRPr="008443F4">
          <w:rPr>
            <w:noProof/>
            <w:u w:val="single"/>
          </w:rPr>
          <w:fldChar w:fldCharType="end"/>
        </w:r>
      </w:hyperlink>
    </w:p>
    <w:p w14:paraId="3D68C50F" w14:textId="77777777" w:rsidR="008443F4" w:rsidRPr="0092331D" w:rsidRDefault="008C0533">
      <w:pPr>
        <w:pStyle w:val="TOC1"/>
        <w:tabs>
          <w:tab w:val="right" w:leader="dot" w:pos="8296"/>
        </w:tabs>
        <w:rPr>
          <w:rFonts w:ascii="Calibri" w:eastAsia="宋体" w:hAnsi="Calibri"/>
          <w:b/>
          <w:noProof/>
          <w:kern w:val="2"/>
          <w:sz w:val="21"/>
          <w:u w:val="single"/>
        </w:rPr>
      </w:pPr>
      <w:hyperlink w:anchor="_Toc417213768" w:history="1">
        <w:r w:rsidR="008443F4" w:rsidRPr="008443F4">
          <w:rPr>
            <w:rStyle w:val="af1"/>
            <w:rFonts w:hint="eastAsia"/>
            <w:b/>
            <w:noProof/>
            <w:u w:val="single"/>
          </w:rPr>
          <w:t>第四章</w:t>
        </w:r>
        <w:r w:rsidR="008443F4" w:rsidRPr="008443F4">
          <w:rPr>
            <w:rStyle w:val="af1"/>
            <w:rFonts w:hint="eastAsia"/>
            <w:b/>
            <w:noProof/>
            <w:u w:val="single"/>
          </w:rPr>
          <w:t xml:space="preserve"> </w:t>
        </w:r>
        <w:r w:rsidR="008443F4" w:rsidRPr="008443F4">
          <w:rPr>
            <w:rStyle w:val="af1"/>
            <w:rFonts w:hint="eastAsia"/>
            <w:b/>
            <w:noProof/>
            <w:u w:val="single"/>
          </w:rPr>
          <w:t>功能流程介绍</w:t>
        </w:r>
        <w:r w:rsidR="008443F4" w:rsidRPr="008443F4">
          <w:rPr>
            <w:b/>
            <w:noProof/>
            <w:u w:val="single"/>
          </w:rPr>
          <w:tab/>
        </w:r>
        <w:r w:rsidR="006B4C0F" w:rsidRPr="008443F4">
          <w:rPr>
            <w:b/>
            <w:noProof/>
            <w:u w:val="single"/>
          </w:rPr>
          <w:fldChar w:fldCharType="begin"/>
        </w:r>
        <w:r w:rsidR="008443F4" w:rsidRPr="008443F4">
          <w:rPr>
            <w:b/>
            <w:noProof/>
            <w:u w:val="single"/>
          </w:rPr>
          <w:instrText xml:space="preserve"> PAGEREF _Toc417213768 \h </w:instrText>
        </w:r>
        <w:r w:rsidR="006B4C0F" w:rsidRPr="008443F4">
          <w:rPr>
            <w:b/>
            <w:noProof/>
            <w:u w:val="single"/>
          </w:rPr>
        </w:r>
        <w:r w:rsidR="006B4C0F" w:rsidRPr="008443F4">
          <w:rPr>
            <w:b/>
            <w:noProof/>
            <w:u w:val="single"/>
          </w:rPr>
          <w:fldChar w:fldCharType="separate"/>
        </w:r>
        <w:r w:rsidR="008443F4" w:rsidRPr="008443F4">
          <w:rPr>
            <w:b/>
            <w:noProof/>
            <w:u w:val="single"/>
          </w:rPr>
          <w:t>56</w:t>
        </w:r>
        <w:r w:rsidR="006B4C0F" w:rsidRPr="008443F4">
          <w:rPr>
            <w:b/>
            <w:noProof/>
            <w:u w:val="single"/>
          </w:rPr>
          <w:fldChar w:fldCharType="end"/>
        </w:r>
      </w:hyperlink>
    </w:p>
    <w:p w14:paraId="775C9408"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69" w:history="1">
        <w:r w:rsidR="008443F4" w:rsidRPr="00D14452">
          <w:rPr>
            <w:rStyle w:val="af1"/>
            <w:b/>
            <w:bCs/>
            <w:noProof/>
          </w:rPr>
          <w:t xml:space="preserve">4.1  </w:t>
        </w:r>
        <w:r w:rsidR="008443F4" w:rsidRPr="00D14452">
          <w:rPr>
            <w:rStyle w:val="af1"/>
            <w:rFonts w:hint="eastAsia"/>
            <w:b/>
            <w:bCs/>
            <w:noProof/>
          </w:rPr>
          <w:t>入住和退住流程</w:t>
        </w:r>
        <w:r w:rsidR="008443F4">
          <w:rPr>
            <w:noProof/>
          </w:rPr>
          <w:tab/>
        </w:r>
        <w:r w:rsidR="006B4C0F">
          <w:rPr>
            <w:noProof/>
          </w:rPr>
          <w:fldChar w:fldCharType="begin"/>
        </w:r>
        <w:r w:rsidR="008443F4">
          <w:rPr>
            <w:noProof/>
          </w:rPr>
          <w:instrText xml:space="preserve"> PAGEREF _Toc417213769 \h </w:instrText>
        </w:r>
        <w:r w:rsidR="006B4C0F">
          <w:rPr>
            <w:noProof/>
          </w:rPr>
        </w:r>
        <w:r w:rsidR="006B4C0F">
          <w:rPr>
            <w:noProof/>
          </w:rPr>
          <w:fldChar w:fldCharType="separate"/>
        </w:r>
        <w:r w:rsidR="008443F4">
          <w:rPr>
            <w:noProof/>
          </w:rPr>
          <w:t>56</w:t>
        </w:r>
        <w:r w:rsidR="006B4C0F">
          <w:rPr>
            <w:noProof/>
          </w:rPr>
          <w:fldChar w:fldCharType="end"/>
        </w:r>
      </w:hyperlink>
    </w:p>
    <w:p w14:paraId="35A7F0F7"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0" w:history="1">
        <w:r w:rsidR="008443F4" w:rsidRPr="00D14452">
          <w:rPr>
            <w:rStyle w:val="af1"/>
            <w:b/>
            <w:bCs/>
            <w:noProof/>
          </w:rPr>
          <w:t xml:space="preserve">4.2  </w:t>
        </w:r>
        <w:r w:rsidR="008443F4" w:rsidRPr="00D14452">
          <w:rPr>
            <w:rStyle w:val="af1"/>
            <w:rFonts w:hint="eastAsia"/>
            <w:b/>
            <w:bCs/>
            <w:noProof/>
          </w:rPr>
          <w:t>普通管理流程</w:t>
        </w:r>
        <w:r w:rsidR="008443F4">
          <w:rPr>
            <w:noProof/>
          </w:rPr>
          <w:tab/>
        </w:r>
        <w:r w:rsidR="006B4C0F">
          <w:rPr>
            <w:noProof/>
          </w:rPr>
          <w:fldChar w:fldCharType="begin"/>
        </w:r>
        <w:r w:rsidR="008443F4">
          <w:rPr>
            <w:noProof/>
          </w:rPr>
          <w:instrText xml:space="preserve"> PAGEREF _Toc417213770 \h </w:instrText>
        </w:r>
        <w:r w:rsidR="006B4C0F">
          <w:rPr>
            <w:noProof/>
          </w:rPr>
        </w:r>
        <w:r w:rsidR="006B4C0F">
          <w:rPr>
            <w:noProof/>
          </w:rPr>
          <w:fldChar w:fldCharType="separate"/>
        </w:r>
        <w:r w:rsidR="008443F4">
          <w:rPr>
            <w:noProof/>
          </w:rPr>
          <w:t>57</w:t>
        </w:r>
        <w:r w:rsidR="006B4C0F">
          <w:rPr>
            <w:noProof/>
          </w:rPr>
          <w:fldChar w:fldCharType="end"/>
        </w:r>
      </w:hyperlink>
    </w:p>
    <w:p w14:paraId="06D40987"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1" w:history="1">
        <w:r w:rsidR="008443F4" w:rsidRPr="00D14452">
          <w:rPr>
            <w:rStyle w:val="af1"/>
            <w:b/>
            <w:bCs/>
            <w:noProof/>
          </w:rPr>
          <w:t xml:space="preserve">4.3  </w:t>
        </w:r>
        <w:r w:rsidR="008443F4" w:rsidRPr="00D14452">
          <w:rPr>
            <w:rStyle w:val="af1"/>
            <w:rFonts w:hint="eastAsia"/>
            <w:b/>
            <w:bCs/>
            <w:noProof/>
          </w:rPr>
          <w:t>餐饮管理流程</w:t>
        </w:r>
        <w:r w:rsidR="008443F4">
          <w:rPr>
            <w:noProof/>
          </w:rPr>
          <w:tab/>
        </w:r>
        <w:r w:rsidR="006B4C0F">
          <w:rPr>
            <w:noProof/>
          </w:rPr>
          <w:fldChar w:fldCharType="begin"/>
        </w:r>
        <w:r w:rsidR="008443F4">
          <w:rPr>
            <w:noProof/>
          </w:rPr>
          <w:instrText xml:space="preserve"> PAGEREF _Toc417213771 \h </w:instrText>
        </w:r>
        <w:r w:rsidR="006B4C0F">
          <w:rPr>
            <w:noProof/>
          </w:rPr>
        </w:r>
        <w:r w:rsidR="006B4C0F">
          <w:rPr>
            <w:noProof/>
          </w:rPr>
          <w:fldChar w:fldCharType="separate"/>
        </w:r>
        <w:r w:rsidR="008443F4">
          <w:rPr>
            <w:noProof/>
          </w:rPr>
          <w:t>57</w:t>
        </w:r>
        <w:r w:rsidR="006B4C0F">
          <w:rPr>
            <w:noProof/>
          </w:rPr>
          <w:fldChar w:fldCharType="end"/>
        </w:r>
      </w:hyperlink>
    </w:p>
    <w:p w14:paraId="0F7E32B3"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2" w:history="1">
        <w:r w:rsidR="008443F4" w:rsidRPr="00D14452">
          <w:rPr>
            <w:rStyle w:val="af1"/>
            <w:b/>
            <w:bCs/>
            <w:noProof/>
          </w:rPr>
          <w:t xml:space="preserve">4.4  </w:t>
        </w:r>
        <w:r w:rsidR="008443F4" w:rsidRPr="00D14452">
          <w:rPr>
            <w:rStyle w:val="af1"/>
            <w:rFonts w:hint="eastAsia"/>
            <w:b/>
            <w:bCs/>
            <w:noProof/>
          </w:rPr>
          <w:t>特殊服务流程</w:t>
        </w:r>
        <w:r w:rsidR="008443F4">
          <w:rPr>
            <w:noProof/>
          </w:rPr>
          <w:tab/>
        </w:r>
        <w:r w:rsidR="006B4C0F">
          <w:rPr>
            <w:noProof/>
          </w:rPr>
          <w:fldChar w:fldCharType="begin"/>
        </w:r>
        <w:r w:rsidR="008443F4">
          <w:rPr>
            <w:noProof/>
          </w:rPr>
          <w:instrText xml:space="preserve"> PAGEREF _Toc417213772 \h </w:instrText>
        </w:r>
        <w:r w:rsidR="006B4C0F">
          <w:rPr>
            <w:noProof/>
          </w:rPr>
        </w:r>
        <w:r w:rsidR="006B4C0F">
          <w:rPr>
            <w:noProof/>
          </w:rPr>
          <w:fldChar w:fldCharType="separate"/>
        </w:r>
        <w:r w:rsidR="008443F4">
          <w:rPr>
            <w:noProof/>
          </w:rPr>
          <w:t>57</w:t>
        </w:r>
        <w:r w:rsidR="006B4C0F">
          <w:rPr>
            <w:noProof/>
          </w:rPr>
          <w:fldChar w:fldCharType="end"/>
        </w:r>
      </w:hyperlink>
    </w:p>
    <w:p w14:paraId="776BA868"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3" w:history="1">
        <w:r w:rsidR="008443F4" w:rsidRPr="00D14452">
          <w:rPr>
            <w:rStyle w:val="af1"/>
            <w:b/>
            <w:bCs/>
            <w:noProof/>
          </w:rPr>
          <w:t xml:space="preserve">4.5  </w:t>
        </w:r>
        <w:r w:rsidR="008443F4" w:rsidRPr="00D14452">
          <w:rPr>
            <w:rStyle w:val="af1"/>
            <w:rFonts w:hint="eastAsia"/>
            <w:b/>
            <w:bCs/>
            <w:noProof/>
          </w:rPr>
          <w:t>仓库管理流程</w:t>
        </w:r>
        <w:r w:rsidR="008443F4">
          <w:rPr>
            <w:noProof/>
          </w:rPr>
          <w:tab/>
        </w:r>
        <w:r w:rsidR="006B4C0F">
          <w:rPr>
            <w:noProof/>
          </w:rPr>
          <w:fldChar w:fldCharType="begin"/>
        </w:r>
        <w:r w:rsidR="008443F4">
          <w:rPr>
            <w:noProof/>
          </w:rPr>
          <w:instrText xml:space="preserve"> PAGEREF _Toc417213773 \h </w:instrText>
        </w:r>
        <w:r w:rsidR="006B4C0F">
          <w:rPr>
            <w:noProof/>
          </w:rPr>
        </w:r>
        <w:r w:rsidR="006B4C0F">
          <w:rPr>
            <w:noProof/>
          </w:rPr>
          <w:fldChar w:fldCharType="separate"/>
        </w:r>
        <w:r w:rsidR="008443F4">
          <w:rPr>
            <w:noProof/>
          </w:rPr>
          <w:t>57</w:t>
        </w:r>
        <w:r w:rsidR="006B4C0F">
          <w:rPr>
            <w:noProof/>
          </w:rPr>
          <w:fldChar w:fldCharType="end"/>
        </w:r>
      </w:hyperlink>
    </w:p>
    <w:p w14:paraId="7828A480"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4" w:history="1">
        <w:r w:rsidR="008443F4" w:rsidRPr="00D14452">
          <w:rPr>
            <w:rStyle w:val="af1"/>
            <w:b/>
            <w:bCs/>
            <w:noProof/>
          </w:rPr>
          <w:t xml:space="preserve">4.6  </w:t>
        </w:r>
        <w:r w:rsidR="008443F4" w:rsidRPr="00D14452">
          <w:rPr>
            <w:rStyle w:val="af1"/>
            <w:rFonts w:hint="eastAsia"/>
            <w:b/>
            <w:bCs/>
            <w:noProof/>
          </w:rPr>
          <w:t>财务及报表管理流程</w:t>
        </w:r>
        <w:r w:rsidR="008443F4">
          <w:rPr>
            <w:noProof/>
          </w:rPr>
          <w:tab/>
        </w:r>
        <w:r w:rsidR="006B4C0F">
          <w:rPr>
            <w:noProof/>
          </w:rPr>
          <w:fldChar w:fldCharType="begin"/>
        </w:r>
        <w:r w:rsidR="008443F4">
          <w:rPr>
            <w:noProof/>
          </w:rPr>
          <w:instrText xml:space="preserve"> PAGEREF _Toc417213774 \h </w:instrText>
        </w:r>
        <w:r w:rsidR="006B4C0F">
          <w:rPr>
            <w:noProof/>
          </w:rPr>
        </w:r>
        <w:r w:rsidR="006B4C0F">
          <w:rPr>
            <w:noProof/>
          </w:rPr>
          <w:fldChar w:fldCharType="separate"/>
        </w:r>
        <w:r w:rsidR="008443F4">
          <w:rPr>
            <w:noProof/>
          </w:rPr>
          <w:t>57</w:t>
        </w:r>
        <w:r w:rsidR="006B4C0F">
          <w:rPr>
            <w:noProof/>
          </w:rPr>
          <w:fldChar w:fldCharType="end"/>
        </w:r>
      </w:hyperlink>
    </w:p>
    <w:p w14:paraId="4A3BB31E" w14:textId="77777777" w:rsidR="008443F4" w:rsidRPr="0092331D" w:rsidRDefault="008C0533" w:rsidP="008443F4">
      <w:pPr>
        <w:pStyle w:val="TOC2"/>
        <w:tabs>
          <w:tab w:val="right" w:leader="dot" w:pos="8296"/>
        </w:tabs>
        <w:ind w:left="440"/>
        <w:rPr>
          <w:rFonts w:ascii="Calibri" w:eastAsia="宋体" w:hAnsi="Calibri"/>
          <w:noProof/>
          <w:kern w:val="2"/>
          <w:sz w:val="21"/>
        </w:rPr>
      </w:pPr>
      <w:hyperlink w:anchor="_Toc417213775" w:history="1">
        <w:r w:rsidR="008443F4" w:rsidRPr="00D14452">
          <w:rPr>
            <w:rStyle w:val="af1"/>
            <w:b/>
            <w:bCs/>
            <w:noProof/>
          </w:rPr>
          <w:t xml:space="preserve">4.7  </w:t>
        </w:r>
        <w:r w:rsidR="008443F4" w:rsidRPr="00D14452">
          <w:rPr>
            <w:rStyle w:val="af1"/>
            <w:rFonts w:hint="eastAsia"/>
            <w:b/>
            <w:bCs/>
            <w:noProof/>
          </w:rPr>
          <w:t>数据权限管理流程</w:t>
        </w:r>
        <w:r w:rsidR="008443F4">
          <w:rPr>
            <w:noProof/>
          </w:rPr>
          <w:tab/>
        </w:r>
        <w:r w:rsidR="006B4C0F">
          <w:rPr>
            <w:noProof/>
          </w:rPr>
          <w:fldChar w:fldCharType="begin"/>
        </w:r>
        <w:r w:rsidR="008443F4">
          <w:rPr>
            <w:noProof/>
          </w:rPr>
          <w:instrText xml:space="preserve"> PAGEREF _Toc417213775 \h </w:instrText>
        </w:r>
        <w:r w:rsidR="006B4C0F">
          <w:rPr>
            <w:noProof/>
          </w:rPr>
        </w:r>
        <w:r w:rsidR="006B4C0F">
          <w:rPr>
            <w:noProof/>
          </w:rPr>
          <w:fldChar w:fldCharType="separate"/>
        </w:r>
        <w:r w:rsidR="008443F4">
          <w:rPr>
            <w:noProof/>
          </w:rPr>
          <w:t>58</w:t>
        </w:r>
        <w:r w:rsidR="006B4C0F">
          <w:rPr>
            <w:noProof/>
          </w:rPr>
          <w:fldChar w:fldCharType="end"/>
        </w:r>
      </w:hyperlink>
    </w:p>
    <w:p w14:paraId="6F536009" w14:textId="77777777" w:rsidR="009617CB" w:rsidRDefault="006B4C0F">
      <w:pPr>
        <w:ind w:firstLineChars="150" w:firstLine="330"/>
        <w:rPr>
          <w:rStyle w:val="af1"/>
          <w:szCs w:val="28"/>
        </w:rPr>
      </w:pPr>
      <w:r>
        <w:rPr>
          <w:rFonts w:cs="宋体" w:hint="eastAsia"/>
          <w:color w:val="000000"/>
          <w:szCs w:val="28"/>
        </w:rPr>
        <w:fldChar w:fldCharType="end"/>
      </w:r>
    </w:p>
    <w:p w14:paraId="6C9826D0" w14:textId="77777777" w:rsidR="009617CB" w:rsidRDefault="009617CB"/>
    <w:p w14:paraId="2415E8FC" w14:textId="77777777" w:rsidR="000E2936" w:rsidRDefault="000E2936"/>
    <w:p w14:paraId="7797C2EA" w14:textId="77777777" w:rsidR="000E2936" w:rsidRDefault="000E2936"/>
    <w:p w14:paraId="141D9421" w14:textId="77777777" w:rsidR="000E2936" w:rsidRDefault="000E2936"/>
    <w:p w14:paraId="4DC8790C" w14:textId="77777777" w:rsidR="000E2936" w:rsidRDefault="000E2936"/>
    <w:p w14:paraId="1ED8B101" w14:textId="77777777" w:rsidR="000E2936" w:rsidRDefault="000E2936"/>
    <w:p w14:paraId="7A0B3F90" w14:textId="77777777" w:rsidR="000E2936" w:rsidRDefault="000E2936"/>
    <w:p w14:paraId="1C926D1A" w14:textId="77777777" w:rsidR="000E2936" w:rsidRDefault="000E2936"/>
    <w:p w14:paraId="3870469A" w14:textId="77777777" w:rsidR="000E2936" w:rsidRDefault="000E2936"/>
    <w:p w14:paraId="465158B6" w14:textId="77777777" w:rsidR="000E2936" w:rsidRDefault="000E2936"/>
    <w:p w14:paraId="39C524FF" w14:textId="77777777" w:rsidR="000E2936" w:rsidRDefault="000E2936"/>
    <w:p w14:paraId="5B290D2C" w14:textId="77777777" w:rsidR="000E2936" w:rsidRDefault="000E2936"/>
    <w:p w14:paraId="50EB3636" w14:textId="77777777" w:rsidR="000E2936" w:rsidRDefault="000E2936"/>
    <w:p w14:paraId="6A8B9EAA" w14:textId="77777777" w:rsidR="009617CB" w:rsidRDefault="00521E95">
      <w:pPr>
        <w:pStyle w:val="1"/>
        <w:numPr>
          <w:ilvl w:val="0"/>
          <w:numId w:val="1"/>
        </w:numPr>
        <w:jc w:val="center"/>
      </w:pPr>
      <w:bookmarkStart w:id="0" w:name="_Toc417213699"/>
      <w:r>
        <w:rPr>
          <w:rFonts w:hint="eastAsia"/>
        </w:rPr>
        <w:t>系统功能特性</w:t>
      </w:r>
      <w:bookmarkEnd w:id="0"/>
    </w:p>
    <w:p w14:paraId="0952D2ED" w14:textId="77777777" w:rsidR="009617CB" w:rsidRDefault="00E34D8F" w:rsidP="00E34D8F">
      <w:r>
        <w:rPr>
          <w:rFonts w:hint="eastAsia"/>
        </w:rPr>
        <w:t>在线</w:t>
      </w:r>
      <w:r w:rsidR="00521E95">
        <w:rPr>
          <w:rFonts w:hint="eastAsia"/>
        </w:rPr>
        <w:t>养老</w:t>
      </w:r>
      <w:r>
        <w:rPr>
          <w:rFonts w:hint="eastAsia"/>
        </w:rPr>
        <w:t>机构</w:t>
      </w:r>
      <w:r w:rsidR="00521E95">
        <w:rPr>
          <w:rFonts w:hint="eastAsia"/>
        </w:rPr>
        <w:t>运营与服务系统是基于</w:t>
      </w:r>
      <w:r w:rsidR="00521E95">
        <w:rPr>
          <w:rFonts w:hint="eastAsia"/>
        </w:rPr>
        <w:t>windows</w:t>
      </w:r>
      <w:r w:rsidR="00521E95">
        <w:rPr>
          <w:rFonts w:hint="eastAsia"/>
        </w:rPr>
        <w:t>平台开发的专业的养老院管理产品，集成了入住管理、老人管</w:t>
      </w:r>
      <w:r>
        <w:rPr>
          <w:rFonts w:hint="eastAsia"/>
        </w:rPr>
        <w:t>理、收费管理、报表管理、员工管理、仓库管理、餐饮管理、特服管理</w:t>
      </w:r>
      <w:r w:rsidR="00521E95">
        <w:rPr>
          <w:rFonts w:hint="eastAsia"/>
        </w:rPr>
        <w:t>、系统管理、等各项子模块。</w:t>
      </w:r>
    </w:p>
    <w:p w14:paraId="4972888B" w14:textId="77777777" w:rsidR="009617CB" w:rsidRDefault="00521E95">
      <w:pPr>
        <w:ind w:firstLineChars="150" w:firstLine="330"/>
      </w:pPr>
      <w:r>
        <w:rPr>
          <w:rFonts w:hint="eastAsia"/>
        </w:rPr>
        <w:t>通过该系统，养老机构可将各职能部门、服务单元以及外部市场连成一个有机整体，进行快速、高效的信息收集和业务处理；辅助医疗、康复、护理、供给、消耗、咨询、办公及收费等多项管理功能，整合内外部环境多方面的信息，为养老机构的管理和服务提供适时、准确、可靠的决策依据，提高经营管理效能，增强养老机构的核心竞争力。</w:t>
      </w:r>
    </w:p>
    <w:p w14:paraId="49ED0A0C" w14:textId="77777777" w:rsidR="009617CB" w:rsidRDefault="00521E95">
      <w:pPr>
        <w:ind w:firstLineChars="150" w:firstLine="330"/>
        <w:rPr>
          <w:b/>
        </w:rPr>
      </w:pPr>
      <w:r>
        <w:rPr>
          <w:rFonts w:hint="eastAsia"/>
          <w:b/>
        </w:rPr>
        <w:t>系统功能特性：</w:t>
      </w:r>
    </w:p>
    <w:p w14:paraId="25A74820" w14:textId="77777777" w:rsidR="009617CB" w:rsidRDefault="00521E95">
      <w:r>
        <w:rPr>
          <w:rFonts w:hint="eastAsia"/>
        </w:rPr>
        <w:t>●入住管理</w:t>
      </w:r>
    </w:p>
    <w:p w14:paraId="1D86BE55" w14:textId="77777777" w:rsidR="009617CB" w:rsidRDefault="00521E95">
      <w:pPr>
        <w:ind w:firstLineChars="150" w:firstLine="330"/>
      </w:pPr>
      <w:r>
        <w:rPr>
          <w:rFonts w:hint="eastAsia"/>
        </w:rPr>
        <w:t>主要用来管理接待来访以及登记老人信息，可记录及分析日常接待来访和相关老人基本情况，也可快速查询到老人信息。功能</w:t>
      </w:r>
      <w:proofErr w:type="gramStart"/>
      <w:r>
        <w:rPr>
          <w:rFonts w:hint="eastAsia"/>
        </w:rPr>
        <w:t>项包括</w:t>
      </w:r>
      <w:proofErr w:type="gramEnd"/>
      <w:r>
        <w:rPr>
          <w:rFonts w:hint="eastAsia"/>
        </w:rPr>
        <w:t>来访登记、基本信息录入、健康评估、居住管理等功能。</w:t>
      </w:r>
    </w:p>
    <w:p w14:paraId="55407A06" w14:textId="77777777" w:rsidR="009617CB" w:rsidRDefault="009617CB">
      <w:pPr>
        <w:widowControl w:val="0"/>
        <w:autoSpaceDE w:val="0"/>
        <w:autoSpaceDN w:val="0"/>
        <w:snapToGrid/>
        <w:spacing w:after="0"/>
        <w:rPr>
          <w:rFonts w:ascii="宋体" w:eastAsia="宋体" w:hAnsi="Calibri" w:cs="宋体"/>
          <w:color w:val="000000"/>
          <w:sz w:val="24"/>
          <w:szCs w:val="24"/>
        </w:rPr>
      </w:pPr>
    </w:p>
    <w:p w14:paraId="25962C65" w14:textId="77777777" w:rsidR="009617CB" w:rsidRDefault="00521E95">
      <w:pPr>
        <w:widowControl w:val="0"/>
        <w:autoSpaceDE w:val="0"/>
        <w:autoSpaceDN w:val="0"/>
        <w:snapToGrid/>
        <w:spacing w:before="50" w:after="0"/>
        <w:ind w:left="420" w:hanging="420"/>
        <w:jc w:val="both"/>
        <w:rPr>
          <w:rFonts w:ascii="宋体" w:eastAsia="宋体" w:hAnsi="Calibri" w:cs="宋体"/>
          <w:color w:val="000000"/>
          <w:sz w:val="18"/>
          <w:szCs w:val="18"/>
        </w:rPr>
      </w:pPr>
      <w:r>
        <w:rPr>
          <w:rFonts w:hint="eastAsia"/>
        </w:rPr>
        <w:t>●老人管理</w:t>
      </w:r>
    </w:p>
    <w:p w14:paraId="0D31EDF8" w14:textId="77777777" w:rsidR="009617CB" w:rsidRDefault="00521E95">
      <w:pPr>
        <w:ind w:firstLineChars="150" w:firstLine="330"/>
      </w:pPr>
      <w:r>
        <w:rPr>
          <w:rFonts w:hint="eastAsia"/>
        </w:rPr>
        <w:t>系统为管理人员提供了老人入住后对于老人服务的各个项目以及老人服务记录的信息，方便院方根据具体情况具体处理老人的相关事务，进行人性化管理。</w:t>
      </w:r>
    </w:p>
    <w:p w14:paraId="4F82FD50" w14:textId="77777777" w:rsidR="009617CB" w:rsidRDefault="00521E95">
      <w:r>
        <w:rPr>
          <w:rFonts w:hint="eastAsia"/>
        </w:rPr>
        <w:t>●收费管理</w:t>
      </w:r>
    </w:p>
    <w:p w14:paraId="6F3CC512" w14:textId="77777777" w:rsidR="009617CB" w:rsidRDefault="00521E95">
      <w:pPr>
        <w:ind w:firstLineChars="150" w:firstLine="330"/>
      </w:pPr>
      <w:r>
        <w:rPr>
          <w:rFonts w:hint="eastAsia"/>
        </w:rPr>
        <w:t>手工处理养老机构的收费比较繁琐，而且很容易出错。系统根据养老机构的特点提供了从费用配置，费用查询，到老人账户余额提醒等功能。</w:t>
      </w:r>
    </w:p>
    <w:p w14:paraId="096129AC" w14:textId="77777777" w:rsidR="009617CB" w:rsidRDefault="00521E95">
      <w:r>
        <w:rPr>
          <w:rFonts w:hint="eastAsia"/>
        </w:rPr>
        <w:t>●辅助决策系统</w:t>
      </w:r>
    </w:p>
    <w:p w14:paraId="6F884EC6" w14:textId="77777777" w:rsidR="009617CB" w:rsidRDefault="00521E95">
      <w:pPr>
        <w:ind w:firstLineChars="150" w:firstLine="330"/>
      </w:pPr>
      <w:r>
        <w:rPr>
          <w:rFonts w:hint="eastAsia"/>
        </w:rPr>
        <w:t>系统从三个方面为管理人员的决策提供了参考信息，分别是员工信息，老人消费信息以及院方费用支出信息，系统提供</w:t>
      </w:r>
      <w:proofErr w:type="gramStart"/>
      <w:r>
        <w:rPr>
          <w:rFonts w:hint="eastAsia"/>
        </w:rPr>
        <w:t>了饼图与</w:t>
      </w:r>
      <w:proofErr w:type="gramEnd"/>
      <w:r>
        <w:rPr>
          <w:rFonts w:hint="eastAsia"/>
        </w:rPr>
        <w:t>折线图等信息图方便人员查看，还可打印相关表单。</w:t>
      </w:r>
    </w:p>
    <w:p w14:paraId="5B42F0F9" w14:textId="77777777" w:rsidR="009617CB" w:rsidRDefault="00521E95">
      <w:r>
        <w:rPr>
          <w:rFonts w:hint="eastAsia"/>
        </w:rPr>
        <w:lastRenderedPageBreak/>
        <w:t>●员工管理</w:t>
      </w:r>
    </w:p>
    <w:p w14:paraId="322361CA" w14:textId="77777777" w:rsidR="009617CB" w:rsidRDefault="00521E95">
      <w:pPr>
        <w:ind w:firstLineChars="150" w:firstLine="330"/>
      </w:pPr>
      <w:r>
        <w:rPr>
          <w:rFonts w:hint="eastAsia"/>
        </w:rPr>
        <w:t>系统为员工的信息提供了管理功能，方便录入与删除员工的基本信息与请假信息，还可为工作人员根据按需求制定排班安排。最大限度的优化对于员工的管理。</w:t>
      </w:r>
    </w:p>
    <w:p w14:paraId="126B5A5A" w14:textId="77777777" w:rsidR="009617CB" w:rsidRDefault="00521E95">
      <w:r>
        <w:rPr>
          <w:rFonts w:hint="eastAsia"/>
        </w:rPr>
        <w:t>●餐饮管理</w:t>
      </w:r>
    </w:p>
    <w:p w14:paraId="3B75EB9D" w14:textId="77777777" w:rsidR="009617CB" w:rsidRDefault="00521E95">
      <w:pPr>
        <w:ind w:firstLineChars="150" w:firstLine="330"/>
      </w:pPr>
      <w:r>
        <w:rPr>
          <w:rFonts w:hint="eastAsia"/>
        </w:rPr>
        <w:t>系统根据养老机构的特点和需求专门为养老机构提供了全面的餐饮管理功能，包括菜肴的定制，老人订餐与退订功能，以及特殊餐饮需求等。非常人性化为老人提供餐饮服务。</w:t>
      </w:r>
    </w:p>
    <w:p w14:paraId="35DCB35D" w14:textId="77777777" w:rsidR="009617CB" w:rsidRDefault="00521E95">
      <w:r>
        <w:rPr>
          <w:rFonts w:hint="eastAsia"/>
        </w:rPr>
        <w:t>●特服管理</w:t>
      </w:r>
    </w:p>
    <w:p w14:paraId="6ED9BBA4" w14:textId="77777777" w:rsidR="009617CB" w:rsidRDefault="00521E95">
      <w:pPr>
        <w:ind w:firstLineChars="150" w:firstLine="330"/>
      </w:pPr>
      <w:r>
        <w:rPr>
          <w:rFonts w:hint="eastAsia"/>
        </w:rPr>
        <w:t>针对不同老人对于特殊服务需求，管理人员可根据老人的要求为老人安排特殊服务，包括按摩、</w:t>
      </w:r>
      <w:proofErr w:type="gramStart"/>
      <w:r>
        <w:rPr>
          <w:rFonts w:hint="eastAsia"/>
        </w:rPr>
        <w:t>足疗等服务</w:t>
      </w:r>
      <w:proofErr w:type="gramEnd"/>
      <w:r>
        <w:rPr>
          <w:rFonts w:hint="eastAsia"/>
        </w:rPr>
        <w:t>。</w:t>
      </w:r>
    </w:p>
    <w:p w14:paraId="32008002" w14:textId="77777777" w:rsidR="009617CB" w:rsidRDefault="00521E95">
      <w:r>
        <w:rPr>
          <w:rFonts w:hint="eastAsia"/>
        </w:rPr>
        <w:t>●系统管理</w:t>
      </w:r>
    </w:p>
    <w:p w14:paraId="583BA943" w14:textId="77777777" w:rsidR="009617CB" w:rsidRDefault="00521E95">
      <w:pPr>
        <w:ind w:firstLineChars="150" w:firstLine="330"/>
      </w:pPr>
      <w:r>
        <w:rPr>
          <w:rFonts w:hint="eastAsia"/>
        </w:rPr>
        <w:t>此系统可根据院方需求设定员工的操作权限，在一定的程度上保证了数据的安全性。</w:t>
      </w:r>
    </w:p>
    <w:p w14:paraId="03D955B2" w14:textId="77777777" w:rsidR="009617CB" w:rsidRDefault="00521E95">
      <w:pPr>
        <w:ind w:firstLineChars="150" w:firstLine="330"/>
      </w:pPr>
      <w:r>
        <w:rPr>
          <w:rFonts w:hint="eastAsia"/>
        </w:rPr>
        <w:t>整个系统的工作流程如图</w:t>
      </w:r>
      <w:r>
        <w:rPr>
          <w:rFonts w:hint="eastAsia"/>
        </w:rPr>
        <w:t>1-1</w:t>
      </w:r>
      <w:r>
        <w:rPr>
          <w:rFonts w:hint="eastAsia"/>
        </w:rPr>
        <w:t>所示。</w:t>
      </w:r>
    </w:p>
    <w:p w14:paraId="43B945C9" w14:textId="77777777" w:rsidR="009617CB" w:rsidRDefault="00CD0D91">
      <w:pPr>
        <w:ind w:firstLineChars="150" w:firstLine="330"/>
        <w:jc w:val="center"/>
      </w:pPr>
      <w:r>
        <w:rPr>
          <w:noProof/>
        </w:rPr>
        <w:drawing>
          <wp:inline distT="0" distB="0" distL="0" distR="0" wp14:anchorId="029B9D95" wp14:editId="26F91C72">
            <wp:extent cx="5012055" cy="3303905"/>
            <wp:effectExtent l="0" t="0" r="0" b="0"/>
            <wp:docPr id="2" name="图片 215" descr="QQ截图201411202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5" descr="QQ截图201411202113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2055" cy="3303905"/>
                    </a:xfrm>
                    <a:prstGeom prst="rect">
                      <a:avLst/>
                    </a:prstGeom>
                    <a:noFill/>
                    <a:ln>
                      <a:noFill/>
                    </a:ln>
                  </pic:spPr>
                </pic:pic>
              </a:graphicData>
            </a:graphic>
          </wp:inline>
        </w:drawing>
      </w:r>
      <w:r w:rsidR="00521E95">
        <w:rPr>
          <w:rFonts w:hint="eastAsia"/>
        </w:rPr>
        <w:t>图</w:t>
      </w:r>
      <w:r w:rsidR="00521E95">
        <w:rPr>
          <w:rFonts w:hint="eastAsia"/>
        </w:rPr>
        <w:t xml:space="preserve"> 1-1 </w:t>
      </w:r>
      <w:r w:rsidR="00521E95">
        <w:rPr>
          <w:rFonts w:hint="eastAsia"/>
        </w:rPr>
        <w:t>系统工作流程示例</w:t>
      </w:r>
    </w:p>
    <w:p w14:paraId="35B70BBC" w14:textId="77777777" w:rsidR="008D3235" w:rsidRDefault="008D3235" w:rsidP="008D3235">
      <w:pPr>
        <w:ind w:firstLineChars="100" w:firstLine="220"/>
      </w:pPr>
      <w:r>
        <w:rPr>
          <w:rFonts w:hint="eastAsia"/>
        </w:rPr>
        <w:t>入住流程包括来访登记</w:t>
      </w:r>
      <w:r>
        <w:sym w:font="Wingdings" w:char="F0E0"/>
      </w:r>
      <w:r>
        <w:rPr>
          <w:rFonts w:hint="eastAsia"/>
        </w:rPr>
        <w:t>基本信息录入</w:t>
      </w:r>
      <w:r>
        <w:sym w:font="Wingdings" w:char="F0E0"/>
      </w:r>
      <w:r>
        <w:rPr>
          <w:rFonts w:hint="eastAsia"/>
        </w:rPr>
        <w:t>健康评估</w:t>
      </w:r>
      <w:r>
        <w:sym w:font="Wingdings" w:char="F0E0"/>
      </w:r>
      <w:r>
        <w:rPr>
          <w:rFonts w:hint="eastAsia"/>
        </w:rPr>
        <w:t>在居住管理模块中填写相关信息</w:t>
      </w:r>
    </w:p>
    <w:p w14:paraId="4A49EB5C" w14:textId="77777777" w:rsidR="008D3235" w:rsidRDefault="008D3235" w:rsidP="008D3235">
      <w:pPr>
        <w:ind w:firstLineChars="100" w:firstLine="220"/>
      </w:pPr>
      <w:r>
        <w:rPr>
          <w:rFonts w:hint="eastAsia"/>
        </w:rPr>
        <w:lastRenderedPageBreak/>
        <w:t>疗养流程包括四个方面：日常护理、医嘱记录、特殊服务、订餐服务，基本涵盖了老人在养老院中享受到的日常服务</w:t>
      </w:r>
    </w:p>
    <w:p w14:paraId="10D70DE1" w14:textId="77777777" w:rsidR="008D3235" w:rsidRDefault="008D3235" w:rsidP="008D3235">
      <w:pPr>
        <w:ind w:firstLineChars="100" w:firstLine="220"/>
      </w:pPr>
      <w:proofErr w:type="gramStart"/>
      <w:r>
        <w:rPr>
          <w:rFonts w:hint="eastAsia"/>
        </w:rPr>
        <w:t>退住流程</w:t>
      </w:r>
      <w:proofErr w:type="gramEnd"/>
      <w:r>
        <w:rPr>
          <w:rFonts w:hint="eastAsia"/>
        </w:rPr>
        <w:t>包括办理</w:t>
      </w:r>
      <w:proofErr w:type="gramStart"/>
      <w:r>
        <w:rPr>
          <w:rFonts w:hint="eastAsia"/>
        </w:rPr>
        <w:t>退住</w:t>
      </w:r>
      <w:r>
        <w:sym w:font="Wingdings" w:char="F0E0"/>
      </w:r>
      <w:r>
        <w:rPr>
          <w:rFonts w:hint="eastAsia"/>
        </w:rPr>
        <w:t>退住</w:t>
      </w:r>
      <w:proofErr w:type="gramEnd"/>
      <w:r>
        <w:rPr>
          <w:rFonts w:hint="eastAsia"/>
        </w:rPr>
        <w:t>结款查询</w:t>
      </w:r>
      <w:r>
        <w:sym w:font="Wingdings" w:char="F0E0"/>
      </w:r>
      <w:r>
        <w:rPr>
          <w:rFonts w:hint="eastAsia"/>
        </w:rPr>
        <w:t>居住管理中修改</w:t>
      </w:r>
    </w:p>
    <w:p w14:paraId="253C21F8" w14:textId="77777777" w:rsidR="008D3235" w:rsidRDefault="008D3235" w:rsidP="008D3235">
      <w:pPr>
        <w:ind w:firstLineChars="100" w:firstLine="220"/>
      </w:pPr>
      <w:r>
        <w:rPr>
          <w:rFonts w:hint="eastAsia"/>
        </w:rPr>
        <w:t>仓库流程包括</w:t>
      </w:r>
      <w:r w:rsidR="00071E40">
        <w:rPr>
          <w:rFonts w:hint="eastAsia"/>
        </w:rPr>
        <w:t>入库管理</w:t>
      </w:r>
      <w:r w:rsidR="00071E40">
        <w:sym w:font="Wingdings" w:char="F0E0"/>
      </w:r>
      <w:r w:rsidR="00071E40">
        <w:rPr>
          <w:rFonts w:hint="eastAsia"/>
        </w:rPr>
        <w:t>库存</w:t>
      </w:r>
      <w:r w:rsidR="00071E40">
        <w:sym w:font="Wingdings" w:char="F0E0"/>
      </w:r>
      <w:r w:rsidR="00071E40">
        <w:rPr>
          <w:rFonts w:hint="eastAsia"/>
        </w:rPr>
        <w:t>出库管理</w:t>
      </w:r>
    </w:p>
    <w:p w14:paraId="0EEFE789" w14:textId="77777777" w:rsidR="00F82359" w:rsidRDefault="00F82359" w:rsidP="008D3235">
      <w:pPr>
        <w:ind w:firstLineChars="100" w:firstLine="220"/>
      </w:pPr>
      <w:r>
        <w:rPr>
          <w:rFonts w:hint="eastAsia"/>
        </w:rPr>
        <w:t>此外还可以</w:t>
      </w:r>
      <w:r w:rsidR="00E34D8F">
        <w:rPr>
          <w:rFonts w:hint="eastAsia"/>
        </w:rPr>
        <w:t>进行</w:t>
      </w:r>
      <w:r>
        <w:rPr>
          <w:rFonts w:hint="eastAsia"/>
        </w:rPr>
        <w:t>修改密码、修改操作员、设定基本费用</w:t>
      </w:r>
      <w:r w:rsidR="00E34D8F">
        <w:rPr>
          <w:rFonts w:hint="eastAsia"/>
        </w:rPr>
        <w:t>等操作</w:t>
      </w:r>
    </w:p>
    <w:p w14:paraId="24922E57" w14:textId="77777777" w:rsidR="00F82359" w:rsidRDefault="00F82359" w:rsidP="00E34D8F"/>
    <w:p w14:paraId="17088298" w14:textId="77777777" w:rsidR="008D3235" w:rsidRDefault="008D3235">
      <w:pPr>
        <w:ind w:firstLineChars="150" w:firstLine="330"/>
        <w:jc w:val="right"/>
      </w:pPr>
    </w:p>
    <w:p w14:paraId="3C86C388" w14:textId="77777777" w:rsidR="009617CB" w:rsidRDefault="00521E95">
      <w:pPr>
        <w:pStyle w:val="1"/>
        <w:jc w:val="center"/>
        <w:rPr>
          <w:sz w:val="32"/>
        </w:rPr>
      </w:pPr>
      <w:bookmarkStart w:id="1" w:name="_Toc417213700"/>
      <w:r>
        <w:rPr>
          <w:rFonts w:hint="eastAsia"/>
          <w:sz w:val="32"/>
        </w:rPr>
        <w:t>第二章</w:t>
      </w:r>
      <w:r>
        <w:rPr>
          <w:rFonts w:hint="eastAsia"/>
          <w:sz w:val="32"/>
        </w:rPr>
        <w:t xml:space="preserve"> </w:t>
      </w:r>
      <w:r>
        <w:rPr>
          <w:rFonts w:hint="eastAsia"/>
          <w:sz w:val="32"/>
        </w:rPr>
        <w:t>系统要求</w:t>
      </w:r>
      <w:bookmarkEnd w:id="1"/>
    </w:p>
    <w:p w14:paraId="190808BB" w14:textId="77777777" w:rsidR="009617CB" w:rsidRDefault="00521E95">
      <w:pPr>
        <w:widowControl w:val="0"/>
        <w:autoSpaceDE w:val="0"/>
        <w:autoSpaceDN w:val="0"/>
        <w:snapToGrid/>
        <w:spacing w:after="0"/>
        <w:ind w:firstLine="426"/>
        <w:jc w:val="both"/>
      </w:pPr>
      <w:r>
        <w:rPr>
          <w:rFonts w:hint="eastAsia"/>
        </w:rPr>
        <w:t>开始运行“养老机构运营与服务系统”之前，请确认计算机满足以下最小系统要求：</w:t>
      </w:r>
    </w:p>
    <w:p w14:paraId="6443BCFB" w14:textId="77777777" w:rsidR="009617CB" w:rsidRDefault="00521E95">
      <w:pPr>
        <w:widowControl w:val="0"/>
        <w:autoSpaceDE w:val="0"/>
        <w:autoSpaceDN w:val="0"/>
        <w:snapToGrid/>
        <w:spacing w:after="0"/>
        <w:ind w:left="425" w:hanging="425"/>
        <w:jc w:val="both"/>
      </w:pPr>
      <w:r>
        <w:rPr>
          <w:rFonts w:hint="eastAsia"/>
        </w:rPr>
        <w:t xml:space="preserve">   </w:t>
      </w:r>
      <w:r>
        <w:rPr>
          <w:rFonts w:hint="eastAsia"/>
        </w:rPr>
        <w:t>运营系统包括客户端和服务器端。</w:t>
      </w:r>
    </w:p>
    <w:p w14:paraId="15B5DB3A" w14:textId="77777777" w:rsidR="009617CB" w:rsidRDefault="00521E95">
      <w:pPr>
        <w:widowControl w:val="0"/>
        <w:autoSpaceDE w:val="0"/>
        <w:autoSpaceDN w:val="0"/>
        <w:snapToGrid/>
        <w:spacing w:after="0"/>
        <w:ind w:left="425" w:hanging="425"/>
        <w:jc w:val="both"/>
      </w:pPr>
      <w:r>
        <w:rPr>
          <w:rFonts w:hint="eastAsia"/>
        </w:rPr>
        <w:t>1.</w:t>
      </w:r>
      <w:r>
        <w:rPr>
          <w:rFonts w:hint="eastAsia"/>
        </w:rPr>
        <w:t>硬件要求</w:t>
      </w:r>
    </w:p>
    <w:p w14:paraId="7CA80513" w14:textId="77777777" w:rsidR="009617CB" w:rsidRDefault="00521E95">
      <w:pPr>
        <w:widowControl w:val="0"/>
        <w:autoSpaceDE w:val="0"/>
        <w:autoSpaceDN w:val="0"/>
        <w:snapToGrid/>
        <w:spacing w:after="0"/>
        <w:ind w:left="425" w:hanging="425"/>
        <w:jc w:val="both"/>
      </w:pPr>
      <w:r>
        <w:rPr>
          <w:rFonts w:hint="eastAsia"/>
        </w:rPr>
        <w:t>1</w:t>
      </w:r>
      <w:r>
        <w:rPr>
          <w:rFonts w:hint="eastAsia"/>
        </w:rPr>
        <w:t>）</w:t>
      </w:r>
      <w:r>
        <w:rPr>
          <w:rFonts w:hint="eastAsia"/>
        </w:rPr>
        <w:t xml:space="preserve"> </w:t>
      </w:r>
      <w:r>
        <w:rPr>
          <w:rFonts w:hint="eastAsia"/>
        </w:rPr>
        <w:t>客户端</w:t>
      </w:r>
    </w:p>
    <w:p w14:paraId="54D7B545" w14:textId="77777777" w:rsidR="009617CB" w:rsidRDefault="00521E95">
      <w:pPr>
        <w:widowControl w:val="0"/>
        <w:autoSpaceDE w:val="0"/>
        <w:autoSpaceDN w:val="0"/>
        <w:snapToGrid/>
        <w:spacing w:after="0"/>
        <w:ind w:left="425" w:hanging="425"/>
        <w:jc w:val="both"/>
      </w:pPr>
      <w:r>
        <w:rPr>
          <w:rFonts w:hint="eastAsia"/>
        </w:rPr>
        <w:t></w:t>
      </w:r>
      <w:r>
        <w:rPr>
          <w:rFonts w:hint="eastAsia"/>
        </w:rPr>
        <w:t>Core 2 Duo</w:t>
      </w:r>
      <w:r>
        <w:rPr>
          <w:rFonts w:hint="eastAsia"/>
        </w:rPr>
        <w:t>以上的双核及多核</w:t>
      </w:r>
      <w:r>
        <w:rPr>
          <w:rFonts w:hint="eastAsia"/>
        </w:rPr>
        <w:t>CPU</w:t>
      </w:r>
      <w:r>
        <w:rPr>
          <w:rFonts w:hint="eastAsia"/>
        </w:rPr>
        <w:t>，主频</w:t>
      </w:r>
      <w:r>
        <w:rPr>
          <w:rFonts w:hint="eastAsia"/>
        </w:rPr>
        <w:t>2.0GHz</w:t>
      </w:r>
      <w:r>
        <w:rPr>
          <w:rFonts w:hint="eastAsia"/>
        </w:rPr>
        <w:t>以上</w:t>
      </w:r>
    </w:p>
    <w:p w14:paraId="7251EC35" w14:textId="77777777" w:rsidR="009617CB" w:rsidRDefault="00521E95">
      <w:pPr>
        <w:widowControl w:val="0"/>
        <w:autoSpaceDE w:val="0"/>
        <w:autoSpaceDN w:val="0"/>
        <w:snapToGrid/>
        <w:spacing w:after="0"/>
        <w:ind w:left="425" w:hanging="425"/>
        <w:jc w:val="both"/>
      </w:pPr>
      <w:r>
        <w:rPr>
          <w:rFonts w:hint="eastAsia"/>
        </w:rPr>
        <w:t></w:t>
      </w:r>
      <w:r>
        <w:rPr>
          <w:rFonts w:hint="eastAsia"/>
        </w:rPr>
        <w:t>4G</w:t>
      </w:r>
      <w:r>
        <w:rPr>
          <w:rFonts w:hint="eastAsia"/>
        </w:rPr>
        <w:t>及以上内存</w:t>
      </w:r>
    </w:p>
    <w:p w14:paraId="4BDFACC8" w14:textId="77777777" w:rsidR="009617CB" w:rsidRDefault="00521E95">
      <w:pPr>
        <w:widowControl w:val="0"/>
        <w:autoSpaceDE w:val="0"/>
        <w:autoSpaceDN w:val="0"/>
        <w:snapToGrid/>
        <w:spacing w:after="0"/>
        <w:ind w:left="425" w:hanging="425"/>
        <w:jc w:val="both"/>
      </w:pPr>
      <w:r>
        <w:rPr>
          <w:rFonts w:hint="eastAsia"/>
        </w:rPr>
        <w:t></w:t>
      </w:r>
      <w:r>
        <w:rPr>
          <w:rFonts w:hint="eastAsia"/>
        </w:rPr>
        <w:t>19</w:t>
      </w:r>
      <w:r>
        <w:rPr>
          <w:rFonts w:hint="eastAsia"/>
        </w:rPr>
        <w:t>寸及以上宽屏液晶显示器</w:t>
      </w:r>
    </w:p>
    <w:p w14:paraId="5EF4547D" w14:textId="77777777" w:rsidR="009617CB" w:rsidRDefault="00521E95">
      <w:pPr>
        <w:widowControl w:val="0"/>
        <w:autoSpaceDE w:val="0"/>
        <w:autoSpaceDN w:val="0"/>
        <w:snapToGrid/>
        <w:spacing w:after="0"/>
        <w:ind w:left="425" w:hanging="425"/>
        <w:jc w:val="both"/>
      </w:pPr>
      <w:r>
        <w:rPr>
          <w:rFonts w:hint="eastAsia"/>
        </w:rPr>
        <w:t></w:t>
      </w:r>
      <w:r>
        <w:rPr>
          <w:rFonts w:hint="eastAsia"/>
        </w:rPr>
        <w:t>1GB</w:t>
      </w:r>
      <w:r>
        <w:rPr>
          <w:rFonts w:hint="eastAsia"/>
        </w:rPr>
        <w:t>以上的硬盘空闲空间</w:t>
      </w:r>
    </w:p>
    <w:p w14:paraId="5E5A2576" w14:textId="77777777" w:rsidR="009617CB" w:rsidRDefault="00521E95">
      <w:pPr>
        <w:widowControl w:val="0"/>
        <w:autoSpaceDE w:val="0"/>
        <w:autoSpaceDN w:val="0"/>
        <w:snapToGrid/>
        <w:spacing w:after="0"/>
        <w:ind w:left="425" w:hanging="425"/>
        <w:jc w:val="both"/>
      </w:pPr>
      <w:r>
        <w:rPr>
          <w:rFonts w:hint="eastAsia"/>
        </w:rPr>
        <w:t>具有</w:t>
      </w:r>
      <w:r>
        <w:rPr>
          <w:rFonts w:hint="eastAsia"/>
        </w:rPr>
        <w:t>USB</w:t>
      </w:r>
      <w:r>
        <w:rPr>
          <w:rFonts w:hint="eastAsia"/>
        </w:rPr>
        <w:t>接口、键盘和鼠标</w:t>
      </w:r>
    </w:p>
    <w:p w14:paraId="435C08D8" w14:textId="77777777" w:rsidR="009617CB" w:rsidRDefault="00521E95">
      <w:pPr>
        <w:widowControl w:val="0"/>
        <w:autoSpaceDE w:val="0"/>
        <w:autoSpaceDN w:val="0"/>
        <w:snapToGrid/>
        <w:spacing w:after="0"/>
        <w:ind w:left="425" w:hanging="425"/>
        <w:jc w:val="both"/>
      </w:pPr>
      <w:r>
        <w:rPr>
          <w:rFonts w:hint="eastAsia"/>
        </w:rPr>
        <w:t></w:t>
      </w:r>
      <w:r>
        <w:rPr>
          <w:rFonts w:hint="eastAsia"/>
        </w:rPr>
        <w:t>100M</w:t>
      </w:r>
      <w:r>
        <w:rPr>
          <w:rFonts w:hint="eastAsia"/>
        </w:rPr>
        <w:t>网卡或千兆网卡</w:t>
      </w:r>
    </w:p>
    <w:p w14:paraId="3CCC0C4D" w14:textId="77777777" w:rsidR="009617CB" w:rsidRDefault="009617CB">
      <w:pPr>
        <w:widowControl w:val="0"/>
        <w:autoSpaceDE w:val="0"/>
        <w:autoSpaceDN w:val="0"/>
        <w:snapToGrid/>
        <w:spacing w:after="0"/>
        <w:ind w:left="425" w:hanging="425"/>
        <w:jc w:val="both"/>
      </w:pPr>
    </w:p>
    <w:p w14:paraId="7B00CAE6" w14:textId="77777777" w:rsidR="009617CB" w:rsidRDefault="00521E95">
      <w:pPr>
        <w:widowControl w:val="0"/>
        <w:autoSpaceDE w:val="0"/>
        <w:autoSpaceDN w:val="0"/>
        <w:snapToGrid/>
        <w:spacing w:after="0"/>
        <w:ind w:left="425" w:hanging="425"/>
        <w:jc w:val="both"/>
      </w:pPr>
      <w:r>
        <w:rPr>
          <w:rFonts w:hint="eastAsia"/>
        </w:rPr>
        <w:t>2</w:t>
      </w:r>
      <w:r>
        <w:rPr>
          <w:rFonts w:hint="eastAsia"/>
        </w:rPr>
        <w:t>）</w:t>
      </w:r>
      <w:r>
        <w:rPr>
          <w:rFonts w:hint="eastAsia"/>
        </w:rPr>
        <w:t xml:space="preserve"> </w:t>
      </w:r>
      <w:r>
        <w:rPr>
          <w:rFonts w:hint="eastAsia"/>
        </w:rPr>
        <w:t>服务器端</w:t>
      </w:r>
    </w:p>
    <w:p w14:paraId="6874CD18" w14:textId="77777777" w:rsidR="009617CB" w:rsidRDefault="00521E95">
      <w:pPr>
        <w:widowControl w:val="0"/>
        <w:autoSpaceDE w:val="0"/>
        <w:autoSpaceDN w:val="0"/>
        <w:snapToGrid/>
        <w:spacing w:after="0"/>
        <w:ind w:left="425" w:hanging="425"/>
        <w:jc w:val="both"/>
      </w:pPr>
      <w:r>
        <w:rPr>
          <w:rFonts w:hint="eastAsia"/>
        </w:rPr>
        <w:t></w:t>
      </w:r>
      <w:r>
        <w:rPr>
          <w:rFonts w:hint="eastAsia"/>
        </w:rPr>
        <w:t>4</w:t>
      </w:r>
      <w:r>
        <w:rPr>
          <w:rFonts w:hint="eastAsia"/>
        </w:rPr>
        <w:t>核及以上</w:t>
      </w:r>
      <w:r>
        <w:rPr>
          <w:rFonts w:hint="eastAsia"/>
        </w:rPr>
        <w:t>CPU</w:t>
      </w:r>
      <w:r>
        <w:rPr>
          <w:rFonts w:hint="eastAsia"/>
        </w:rPr>
        <w:t>，主频</w:t>
      </w:r>
      <w:r>
        <w:rPr>
          <w:rFonts w:hint="eastAsia"/>
        </w:rPr>
        <w:t>3.0GHz</w:t>
      </w:r>
      <w:r>
        <w:rPr>
          <w:rFonts w:hint="eastAsia"/>
        </w:rPr>
        <w:t>以上</w:t>
      </w:r>
    </w:p>
    <w:p w14:paraId="63ECEF27" w14:textId="77777777" w:rsidR="009617CB" w:rsidRDefault="00521E95">
      <w:pPr>
        <w:widowControl w:val="0"/>
        <w:autoSpaceDE w:val="0"/>
        <w:autoSpaceDN w:val="0"/>
        <w:snapToGrid/>
        <w:spacing w:after="0"/>
        <w:ind w:left="425" w:hanging="425"/>
        <w:jc w:val="both"/>
      </w:pPr>
      <w:r>
        <w:rPr>
          <w:rFonts w:hint="eastAsia"/>
        </w:rPr>
        <w:t></w:t>
      </w:r>
      <w:r>
        <w:rPr>
          <w:rFonts w:hint="eastAsia"/>
        </w:rPr>
        <w:t>8G</w:t>
      </w:r>
      <w:r>
        <w:rPr>
          <w:rFonts w:hint="eastAsia"/>
        </w:rPr>
        <w:t>及以上内存</w:t>
      </w:r>
    </w:p>
    <w:p w14:paraId="139F986B" w14:textId="77777777" w:rsidR="009617CB" w:rsidRDefault="00521E95">
      <w:pPr>
        <w:widowControl w:val="0"/>
        <w:autoSpaceDE w:val="0"/>
        <w:autoSpaceDN w:val="0"/>
        <w:snapToGrid/>
        <w:spacing w:after="0"/>
        <w:ind w:left="425" w:hanging="425"/>
        <w:jc w:val="both"/>
      </w:pPr>
      <w:r>
        <w:rPr>
          <w:rFonts w:hint="eastAsia"/>
        </w:rPr>
        <w:t></w:t>
      </w:r>
      <w:r>
        <w:rPr>
          <w:rFonts w:hint="eastAsia"/>
        </w:rPr>
        <w:t>20GB</w:t>
      </w:r>
      <w:r>
        <w:rPr>
          <w:rFonts w:hint="eastAsia"/>
        </w:rPr>
        <w:t>及以上的硬盘空间</w:t>
      </w:r>
      <w:proofErr w:type="gramStart"/>
      <w:r>
        <w:rPr>
          <w:rFonts w:hint="eastAsia"/>
        </w:rPr>
        <w:t>空间</w:t>
      </w:r>
      <w:proofErr w:type="gramEnd"/>
    </w:p>
    <w:p w14:paraId="6CA6EDE7" w14:textId="77777777" w:rsidR="009617CB" w:rsidRDefault="00521E95">
      <w:pPr>
        <w:widowControl w:val="0"/>
        <w:autoSpaceDE w:val="0"/>
        <w:autoSpaceDN w:val="0"/>
        <w:snapToGrid/>
        <w:spacing w:after="0"/>
        <w:ind w:left="425" w:hanging="425"/>
        <w:jc w:val="both"/>
      </w:pPr>
      <w:r>
        <w:rPr>
          <w:rFonts w:hint="eastAsia"/>
        </w:rPr>
        <w:t>具有</w:t>
      </w:r>
      <w:r>
        <w:rPr>
          <w:rFonts w:hint="eastAsia"/>
        </w:rPr>
        <w:t>USB</w:t>
      </w:r>
      <w:r>
        <w:rPr>
          <w:rFonts w:hint="eastAsia"/>
        </w:rPr>
        <w:t>接口</w:t>
      </w:r>
    </w:p>
    <w:p w14:paraId="5B019720" w14:textId="77777777" w:rsidR="009617CB" w:rsidRDefault="00521E95">
      <w:pPr>
        <w:widowControl w:val="0"/>
        <w:autoSpaceDE w:val="0"/>
        <w:autoSpaceDN w:val="0"/>
        <w:snapToGrid/>
        <w:spacing w:after="0"/>
        <w:ind w:left="425" w:hanging="425"/>
        <w:jc w:val="both"/>
      </w:pPr>
      <w:r>
        <w:rPr>
          <w:rFonts w:hint="eastAsia"/>
        </w:rPr>
        <w:t></w:t>
      </w:r>
      <w:r>
        <w:rPr>
          <w:rFonts w:hint="eastAsia"/>
        </w:rPr>
        <w:t>100M</w:t>
      </w:r>
      <w:r>
        <w:rPr>
          <w:rFonts w:hint="eastAsia"/>
        </w:rPr>
        <w:t>网卡或千兆网卡</w:t>
      </w:r>
    </w:p>
    <w:p w14:paraId="670F8927" w14:textId="77777777" w:rsidR="009617CB" w:rsidRDefault="009617CB">
      <w:pPr>
        <w:widowControl w:val="0"/>
        <w:autoSpaceDE w:val="0"/>
        <w:autoSpaceDN w:val="0"/>
        <w:snapToGrid/>
        <w:spacing w:after="0"/>
        <w:ind w:left="425" w:hanging="425"/>
        <w:jc w:val="both"/>
      </w:pPr>
    </w:p>
    <w:p w14:paraId="5A0D97E6" w14:textId="77777777" w:rsidR="009617CB" w:rsidRDefault="00521E95">
      <w:pPr>
        <w:widowControl w:val="0"/>
        <w:autoSpaceDE w:val="0"/>
        <w:autoSpaceDN w:val="0"/>
        <w:snapToGrid/>
        <w:spacing w:after="0"/>
        <w:ind w:left="425" w:hanging="425"/>
        <w:jc w:val="both"/>
      </w:pPr>
      <w:r>
        <w:rPr>
          <w:rFonts w:hint="eastAsia"/>
        </w:rPr>
        <w:t xml:space="preserve">2. </w:t>
      </w:r>
      <w:r>
        <w:rPr>
          <w:rFonts w:hint="eastAsia"/>
        </w:rPr>
        <w:t>软件要求</w:t>
      </w:r>
    </w:p>
    <w:p w14:paraId="568940A0" w14:textId="77777777" w:rsidR="009617CB" w:rsidRDefault="00521E95">
      <w:pPr>
        <w:widowControl w:val="0"/>
        <w:autoSpaceDE w:val="0"/>
        <w:autoSpaceDN w:val="0"/>
        <w:snapToGrid/>
        <w:spacing w:after="0"/>
        <w:ind w:left="425" w:hanging="425"/>
        <w:jc w:val="both"/>
      </w:pPr>
      <w:r>
        <w:rPr>
          <w:rFonts w:hint="eastAsia"/>
        </w:rPr>
        <w:t>1</w:t>
      </w:r>
      <w:r>
        <w:rPr>
          <w:rFonts w:hint="eastAsia"/>
        </w:rPr>
        <w:t>）客户端</w:t>
      </w:r>
    </w:p>
    <w:p w14:paraId="6A810D71" w14:textId="77777777" w:rsidR="009617CB" w:rsidRDefault="00521E95">
      <w:pPr>
        <w:widowControl w:val="0"/>
        <w:autoSpaceDE w:val="0"/>
        <w:autoSpaceDN w:val="0"/>
        <w:snapToGrid/>
        <w:spacing w:after="0"/>
        <w:ind w:left="425" w:hanging="425"/>
        <w:jc w:val="both"/>
      </w:pPr>
      <w:r>
        <w:rPr>
          <w:rFonts w:hint="eastAsia"/>
        </w:rPr>
        <w:t></w:t>
      </w:r>
      <w:r>
        <w:rPr>
          <w:rFonts w:hint="eastAsia"/>
        </w:rPr>
        <w:t>Windows XP</w:t>
      </w:r>
      <w:r>
        <w:rPr>
          <w:rFonts w:hint="eastAsia"/>
        </w:rPr>
        <w:t>、</w:t>
      </w:r>
      <w:r>
        <w:rPr>
          <w:rFonts w:hint="eastAsia"/>
        </w:rPr>
        <w:t>Windows 7</w:t>
      </w:r>
      <w:r w:rsidR="00E34D8F">
        <w:rPr>
          <w:rFonts w:hint="eastAsia"/>
        </w:rPr>
        <w:t>、</w:t>
      </w:r>
      <w:r w:rsidR="00E34D8F">
        <w:rPr>
          <w:rFonts w:hint="eastAsia"/>
        </w:rPr>
        <w:t>Windows</w:t>
      </w:r>
      <w:r w:rsidR="00E34D8F">
        <w:t xml:space="preserve"> 8</w:t>
      </w:r>
      <w:r w:rsidR="00E34D8F">
        <w:rPr>
          <w:rFonts w:hint="eastAsia"/>
        </w:rPr>
        <w:t>、</w:t>
      </w:r>
      <w:r w:rsidR="00E34D8F">
        <w:t>Windows8.1</w:t>
      </w:r>
      <w:r w:rsidR="00E34D8F">
        <w:rPr>
          <w:rFonts w:hint="eastAsia"/>
        </w:rPr>
        <w:t>、</w:t>
      </w:r>
      <w:r w:rsidR="00E34D8F">
        <w:rPr>
          <w:rFonts w:hint="eastAsia"/>
        </w:rPr>
        <w:t>Windows</w:t>
      </w:r>
      <w:r w:rsidR="00E34D8F">
        <w:t>10</w:t>
      </w:r>
    </w:p>
    <w:p w14:paraId="73EDA7A7" w14:textId="77777777" w:rsidR="009617CB" w:rsidRDefault="00521E95">
      <w:pPr>
        <w:widowControl w:val="0"/>
        <w:autoSpaceDE w:val="0"/>
        <w:autoSpaceDN w:val="0"/>
        <w:snapToGrid/>
        <w:spacing w:after="0"/>
        <w:ind w:left="425" w:hanging="425"/>
        <w:jc w:val="both"/>
      </w:pPr>
      <w:r>
        <w:rPr>
          <w:rFonts w:hint="eastAsia"/>
        </w:rPr>
        <w:t>2</w:t>
      </w:r>
      <w:r>
        <w:rPr>
          <w:rFonts w:hint="eastAsia"/>
        </w:rPr>
        <w:t>）服务器端</w:t>
      </w:r>
    </w:p>
    <w:p w14:paraId="7F459851" w14:textId="77777777" w:rsidR="009617CB" w:rsidRDefault="00521E95">
      <w:pPr>
        <w:widowControl w:val="0"/>
        <w:autoSpaceDE w:val="0"/>
        <w:autoSpaceDN w:val="0"/>
        <w:snapToGrid/>
        <w:spacing w:after="0"/>
        <w:ind w:left="425" w:hanging="425"/>
        <w:jc w:val="both"/>
      </w:pPr>
      <w:r>
        <w:rPr>
          <w:rFonts w:hint="eastAsia"/>
        </w:rPr>
        <w:lastRenderedPageBreak/>
        <w:t></w:t>
      </w:r>
      <w:r>
        <w:rPr>
          <w:rFonts w:hint="eastAsia"/>
        </w:rPr>
        <w:t>Windows 2013 Server</w:t>
      </w:r>
    </w:p>
    <w:p w14:paraId="2BF155EF" w14:textId="77777777" w:rsidR="009617CB" w:rsidRDefault="00521E95">
      <w:pPr>
        <w:widowControl w:val="0"/>
        <w:autoSpaceDE w:val="0"/>
        <w:autoSpaceDN w:val="0"/>
        <w:snapToGrid/>
        <w:spacing w:after="0"/>
        <w:ind w:left="425" w:hanging="425"/>
        <w:jc w:val="both"/>
      </w:pPr>
      <w:r>
        <w:rPr>
          <w:rFonts w:hint="eastAsia"/>
        </w:rPr>
        <w:t></w:t>
      </w:r>
      <w:r>
        <w:rPr>
          <w:rFonts w:hint="eastAsia"/>
        </w:rPr>
        <w:t>MySQL</w:t>
      </w:r>
      <w:r>
        <w:t xml:space="preserve"> 5.7</w:t>
      </w:r>
    </w:p>
    <w:p w14:paraId="647A8B10" w14:textId="77777777" w:rsidR="009617CB" w:rsidRDefault="00E34D8F">
      <w:proofErr w:type="spellStart"/>
      <w:r>
        <w:rPr>
          <w:rFonts w:hint="eastAsia"/>
        </w:rPr>
        <w:t>wampserver</w:t>
      </w:r>
      <w:proofErr w:type="spellEnd"/>
    </w:p>
    <w:p w14:paraId="4C35CB77" w14:textId="77777777" w:rsidR="009617CB" w:rsidRDefault="009617CB"/>
    <w:p w14:paraId="46CB683A" w14:textId="77777777" w:rsidR="009617CB" w:rsidRDefault="009617CB"/>
    <w:p w14:paraId="046A444D" w14:textId="77777777" w:rsidR="009617CB" w:rsidRDefault="009617CB"/>
    <w:p w14:paraId="7BCAFF88" w14:textId="77777777" w:rsidR="009617CB" w:rsidRDefault="009617CB"/>
    <w:p w14:paraId="35BA0223" w14:textId="77777777" w:rsidR="009617CB" w:rsidRDefault="009617CB"/>
    <w:p w14:paraId="3BF0CAC3" w14:textId="77777777" w:rsidR="009617CB" w:rsidRDefault="009617CB"/>
    <w:p w14:paraId="1F9F70B6" w14:textId="77777777" w:rsidR="009617CB" w:rsidRDefault="009617CB"/>
    <w:p w14:paraId="42B3AFBD" w14:textId="77777777" w:rsidR="009617CB" w:rsidRDefault="00521E95">
      <w:pPr>
        <w:pStyle w:val="1"/>
        <w:rPr>
          <w:sz w:val="32"/>
        </w:rPr>
      </w:pPr>
      <w:bookmarkStart w:id="2" w:name="_Toc417213701"/>
      <w:r>
        <w:rPr>
          <w:rFonts w:hint="eastAsia"/>
          <w:b w:val="0"/>
          <w:bCs w:val="0"/>
          <w:sz w:val="32"/>
        </w:rPr>
        <w:t>第三</w:t>
      </w:r>
      <w:r>
        <w:rPr>
          <w:rFonts w:hint="eastAsia"/>
          <w:sz w:val="32"/>
        </w:rPr>
        <w:t>章</w:t>
      </w:r>
      <w:r>
        <w:rPr>
          <w:rFonts w:hint="eastAsia"/>
          <w:sz w:val="32"/>
        </w:rPr>
        <w:t xml:space="preserve"> </w:t>
      </w:r>
      <w:r>
        <w:rPr>
          <w:rFonts w:hint="eastAsia"/>
          <w:sz w:val="32"/>
        </w:rPr>
        <w:t>菜单界面操作说明</w:t>
      </w:r>
      <w:bookmarkEnd w:id="2"/>
    </w:p>
    <w:p w14:paraId="0269B34A" w14:textId="77777777" w:rsidR="009617CB" w:rsidRDefault="00521E95">
      <w:pPr>
        <w:pStyle w:val="11"/>
        <w:ind w:firstLineChars="0" w:firstLine="0"/>
        <w:outlineLvl w:val="1"/>
        <w:rPr>
          <w:b/>
          <w:sz w:val="24"/>
          <w:u w:val="single"/>
        </w:rPr>
      </w:pPr>
      <w:bookmarkStart w:id="3" w:name="_Toc417213702"/>
      <w:r>
        <w:rPr>
          <w:rFonts w:hint="eastAsia"/>
          <w:b/>
          <w:sz w:val="24"/>
          <w:u w:val="single"/>
        </w:rPr>
        <w:t xml:space="preserve">3.1 </w:t>
      </w:r>
      <w:r w:rsidR="00E34D8F">
        <w:rPr>
          <w:rFonts w:hint="eastAsia"/>
          <w:b/>
          <w:sz w:val="24"/>
          <w:u w:val="single"/>
        </w:rPr>
        <w:t>管理员</w:t>
      </w:r>
      <w:r>
        <w:rPr>
          <w:rFonts w:hint="eastAsia"/>
          <w:b/>
          <w:sz w:val="24"/>
          <w:u w:val="single"/>
        </w:rPr>
        <w:t>登入</w:t>
      </w:r>
      <w:bookmarkEnd w:id="3"/>
    </w:p>
    <w:p w14:paraId="2C0FD841" w14:textId="77777777" w:rsidR="009617CB" w:rsidRDefault="00521E95">
      <w:r>
        <w:rPr>
          <w:rFonts w:hint="eastAsia"/>
        </w:rPr>
        <w:t xml:space="preserve">  </w:t>
      </w:r>
      <w:r>
        <w:rPr>
          <w:rFonts w:hint="eastAsia"/>
        </w:rPr>
        <w:t>在系统内已经注册过的用户，只需输入账号密码即可登录管理界面：</w:t>
      </w:r>
    </w:p>
    <w:p w14:paraId="76E7FC32" w14:textId="77777777" w:rsidR="009617CB" w:rsidRDefault="00CD0D91">
      <w:r w:rsidRPr="001C22CD">
        <w:rPr>
          <w:noProof/>
        </w:rPr>
        <w:drawing>
          <wp:inline distT="0" distB="0" distL="0" distR="0" wp14:anchorId="3DC5078D" wp14:editId="4ABF774D">
            <wp:extent cx="5279390" cy="1811655"/>
            <wp:effectExtent l="0" t="0" r="0" b="0"/>
            <wp:docPr id="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9390" cy="1811655"/>
                    </a:xfrm>
                    <a:prstGeom prst="rect">
                      <a:avLst/>
                    </a:prstGeom>
                    <a:noFill/>
                    <a:ln>
                      <a:noFill/>
                    </a:ln>
                  </pic:spPr>
                </pic:pic>
              </a:graphicData>
            </a:graphic>
          </wp:inline>
        </w:drawing>
      </w:r>
    </w:p>
    <w:p w14:paraId="3CC2FF0D" w14:textId="77777777" w:rsidR="009617CB" w:rsidRDefault="00521E95">
      <w:pPr>
        <w:outlineLvl w:val="1"/>
        <w:rPr>
          <w:b/>
          <w:sz w:val="24"/>
          <w:u w:val="single"/>
        </w:rPr>
      </w:pPr>
      <w:bookmarkStart w:id="4" w:name="_Toc417213703"/>
      <w:r>
        <w:rPr>
          <w:rFonts w:hint="eastAsia"/>
          <w:b/>
          <w:sz w:val="24"/>
          <w:u w:val="single"/>
        </w:rPr>
        <w:t xml:space="preserve">3.2 </w:t>
      </w:r>
      <w:r>
        <w:rPr>
          <w:rFonts w:hint="eastAsia"/>
          <w:b/>
          <w:sz w:val="24"/>
          <w:u w:val="single"/>
        </w:rPr>
        <w:t>入住管理</w:t>
      </w:r>
      <w:bookmarkEnd w:id="4"/>
      <w:r>
        <w:rPr>
          <w:rFonts w:hint="eastAsia"/>
          <w:b/>
          <w:sz w:val="24"/>
          <w:u w:val="single"/>
        </w:rPr>
        <w:t xml:space="preserve"> </w:t>
      </w:r>
    </w:p>
    <w:p w14:paraId="1FBF7D5A" w14:textId="77777777" w:rsidR="009617CB" w:rsidRDefault="00CD0D91">
      <w:r w:rsidRPr="001C22CD">
        <w:rPr>
          <w:noProof/>
        </w:rPr>
        <w:drawing>
          <wp:inline distT="0" distB="0" distL="0" distR="0" wp14:anchorId="2E509EF7" wp14:editId="65EF22F9">
            <wp:extent cx="1380490" cy="1302385"/>
            <wp:effectExtent l="0" t="0" r="0" b="0"/>
            <wp:docPr id="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0490" cy="1302385"/>
                    </a:xfrm>
                    <a:prstGeom prst="rect">
                      <a:avLst/>
                    </a:prstGeom>
                    <a:noFill/>
                    <a:ln>
                      <a:noFill/>
                    </a:ln>
                  </pic:spPr>
                </pic:pic>
              </a:graphicData>
            </a:graphic>
          </wp:inline>
        </w:drawing>
      </w:r>
      <w:r w:rsidR="00521E95">
        <w:rPr>
          <w:rFonts w:hint="eastAsia"/>
        </w:rPr>
        <w:t xml:space="preserve">  </w:t>
      </w:r>
    </w:p>
    <w:p w14:paraId="1038A131" w14:textId="77777777" w:rsidR="009617CB" w:rsidRDefault="00521E95">
      <w:pPr>
        <w:ind w:firstLineChars="193" w:firstLine="425"/>
      </w:pPr>
      <w:r>
        <w:rPr>
          <w:rFonts w:hint="eastAsia"/>
        </w:rPr>
        <w:lastRenderedPageBreak/>
        <w:t>对于所有来访人员，还有新入住的老人，都需要通过入住管理填写相关信息，才能安排床位等等。点击菜单中的入住管理按钮，从中选择。</w:t>
      </w:r>
    </w:p>
    <w:p w14:paraId="678C90D1" w14:textId="77777777" w:rsidR="009617CB" w:rsidRDefault="00521E95">
      <w:pPr>
        <w:rPr>
          <w:b/>
        </w:rPr>
      </w:pPr>
      <w:r>
        <w:rPr>
          <w:rFonts w:hint="eastAsia"/>
          <w:b/>
        </w:rPr>
        <w:t>注意：</w:t>
      </w:r>
    </w:p>
    <w:p w14:paraId="169C8EB9" w14:textId="77777777" w:rsidR="009617CB" w:rsidRDefault="00521E95">
      <w:pPr>
        <w:ind w:firstLineChars="193" w:firstLine="425"/>
      </w:pPr>
      <w:r>
        <w:rPr>
          <w:rFonts w:hint="eastAsia"/>
        </w:rPr>
        <w:t>对于每个已打开的选项卡，都可以在最上方找到该选项卡。比如已打开的医嘱记录可以在最上方找到。如果冒号后面跟的是是空白格，那么可以输入查询信息，比如</w:t>
      </w:r>
      <w:r w:rsidR="00CD0D91" w:rsidRPr="001C22CD">
        <w:rPr>
          <w:noProof/>
        </w:rPr>
        <w:drawing>
          <wp:inline distT="0" distB="0" distL="0" distR="0" wp14:anchorId="221DA1F8" wp14:editId="65DB7611">
            <wp:extent cx="2165350" cy="301625"/>
            <wp:effectExtent l="0" t="0" r="6350" b="3175"/>
            <wp:docPr id="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5350" cy="301625"/>
                    </a:xfrm>
                    <a:prstGeom prst="rect">
                      <a:avLst/>
                    </a:prstGeom>
                    <a:noFill/>
                    <a:ln>
                      <a:noFill/>
                    </a:ln>
                  </pic:spPr>
                </pic:pic>
              </a:graphicData>
            </a:graphic>
          </wp:inline>
        </w:drawing>
      </w:r>
      <w:r>
        <w:rPr>
          <w:rFonts w:hint="eastAsia"/>
        </w:rPr>
        <w:t>里面可以填写医嘱的</w:t>
      </w:r>
      <w:r>
        <w:rPr>
          <w:rFonts w:hint="eastAsia"/>
        </w:rPr>
        <w:t>id</w:t>
      </w:r>
      <w:r>
        <w:rPr>
          <w:rFonts w:hint="eastAsia"/>
        </w:rPr>
        <w:t>号；如果冒号后面跟着有</w:t>
      </w:r>
      <w:r w:rsidR="00CD0D91">
        <w:rPr>
          <w:noProof/>
        </w:rPr>
        <w:drawing>
          <wp:inline distT="0" distB="0" distL="0" distR="0" wp14:anchorId="2F4D5540" wp14:editId="44CC4161">
            <wp:extent cx="180975" cy="155575"/>
            <wp:effectExtent l="0" t="0" r="9525" b="0"/>
            <wp:docPr id="6"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155575"/>
                    </a:xfrm>
                    <a:prstGeom prst="rect">
                      <a:avLst/>
                    </a:prstGeom>
                    <a:noFill/>
                    <a:ln>
                      <a:noFill/>
                    </a:ln>
                  </pic:spPr>
                </pic:pic>
              </a:graphicData>
            </a:graphic>
          </wp:inline>
        </w:drawing>
      </w:r>
      <w:r>
        <w:rPr>
          <w:rFonts w:hint="eastAsia"/>
        </w:rPr>
        <w:t>的选项，那么点击后会弹出下拉框，就可以选择查询信息，比如医嘱</w:t>
      </w:r>
      <w:r w:rsidR="00E34D8F">
        <w:rPr>
          <w:rFonts w:hint="eastAsia"/>
        </w:rPr>
        <w:t>状态</w:t>
      </w:r>
      <w:r w:rsidR="00CD0D91" w:rsidRPr="001C22CD">
        <w:rPr>
          <w:noProof/>
        </w:rPr>
        <w:drawing>
          <wp:inline distT="0" distB="0" distL="0" distR="0" wp14:anchorId="6AF50ADD" wp14:editId="55AEBE50">
            <wp:extent cx="2251710" cy="405130"/>
            <wp:effectExtent l="0" t="0" r="0" b="0"/>
            <wp:docPr id="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1710" cy="405130"/>
                    </a:xfrm>
                    <a:prstGeom prst="rect">
                      <a:avLst/>
                    </a:prstGeom>
                    <a:noFill/>
                    <a:ln>
                      <a:noFill/>
                    </a:ln>
                  </pic:spPr>
                </pic:pic>
              </a:graphicData>
            </a:graphic>
          </wp:inline>
        </w:drawing>
      </w:r>
      <w:r>
        <w:rPr>
          <w:rFonts w:hint="eastAsia"/>
        </w:rPr>
        <w:t>。同时点击</w:t>
      </w:r>
      <w:r w:rsidR="00CD0D91" w:rsidRPr="001C22CD">
        <w:rPr>
          <w:noProof/>
        </w:rPr>
        <w:drawing>
          <wp:inline distT="0" distB="0" distL="0" distR="0" wp14:anchorId="2BC7F0FC" wp14:editId="3074B8EF">
            <wp:extent cx="698500" cy="353695"/>
            <wp:effectExtent l="0" t="0" r="6350" b="8255"/>
            <wp:docPr id="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8500" cy="353695"/>
                    </a:xfrm>
                    <a:prstGeom prst="rect">
                      <a:avLst/>
                    </a:prstGeom>
                    <a:noFill/>
                    <a:ln>
                      <a:noFill/>
                    </a:ln>
                  </pic:spPr>
                </pic:pic>
              </a:graphicData>
            </a:graphic>
          </wp:inline>
        </w:drawing>
      </w:r>
      <w:r>
        <w:rPr>
          <w:rFonts w:hint="eastAsia"/>
        </w:rPr>
        <w:t>，会清除已选择的筛选条件，让用户重新输入条件。下面不再重复讲解。</w:t>
      </w:r>
      <w:r w:rsidR="00CD0D91" w:rsidRPr="001C22CD">
        <w:rPr>
          <w:noProof/>
        </w:rPr>
        <w:drawing>
          <wp:inline distT="0" distB="0" distL="0" distR="0" wp14:anchorId="08E763F2" wp14:editId="2FF1FA74">
            <wp:extent cx="5279390" cy="474345"/>
            <wp:effectExtent l="0" t="0" r="0" b="1905"/>
            <wp:docPr id="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474345"/>
                    </a:xfrm>
                    <a:prstGeom prst="rect">
                      <a:avLst/>
                    </a:prstGeom>
                    <a:noFill/>
                    <a:ln>
                      <a:noFill/>
                    </a:ln>
                  </pic:spPr>
                </pic:pic>
              </a:graphicData>
            </a:graphic>
          </wp:inline>
        </w:drawing>
      </w:r>
    </w:p>
    <w:p w14:paraId="0F1C1F29" w14:textId="77777777" w:rsidR="009617CB" w:rsidRDefault="00521E95">
      <w:pPr>
        <w:ind w:firstLineChars="193" w:firstLine="425"/>
      </w:pPr>
      <w:r>
        <w:rPr>
          <w:rFonts w:hint="eastAsia"/>
        </w:rPr>
        <w:t>而在最</w:t>
      </w:r>
      <w:r w:rsidR="00E34D8F">
        <w:rPr>
          <w:rFonts w:hint="eastAsia"/>
        </w:rPr>
        <w:t>上</w:t>
      </w:r>
      <w:r>
        <w:rPr>
          <w:rFonts w:hint="eastAsia"/>
        </w:rPr>
        <w:t>方都有个按钮，“添加”按钮可以添加一个新的输入条目，“</w:t>
      </w:r>
      <w:r w:rsidR="00E34D8F">
        <w:rPr>
          <w:rFonts w:hint="eastAsia"/>
        </w:rPr>
        <w:t>编辑</w:t>
      </w:r>
      <w:r>
        <w:rPr>
          <w:rFonts w:hint="eastAsia"/>
        </w:rPr>
        <w:t>”按钮可以对已输入的数据进行修改，下面不再重复讲解</w:t>
      </w:r>
      <w:r w:rsidR="007E6F5F">
        <w:rPr>
          <w:rFonts w:hint="eastAsia"/>
        </w:rPr>
        <w:t>、</w:t>
      </w:r>
      <w:proofErr w:type="gramStart"/>
      <w:r w:rsidR="007E6F5F">
        <w:t>”</w:t>
      </w:r>
      <w:proofErr w:type="gramEnd"/>
      <w:r w:rsidR="007E6F5F">
        <w:t>删除</w:t>
      </w:r>
      <w:proofErr w:type="gramStart"/>
      <w:r w:rsidR="007E6F5F">
        <w:t>”</w:t>
      </w:r>
      <w:proofErr w:type="gramEnd"/>
      <w:r w:rsidR="007E6F5F">
        <w:t>按钮可以将数据在列表中删除</w:t>
      </w:r>
      <w:r>
        <w:rPr>
          <w:rFonts w:hint="eastAsia"/>
        </w:rPr>
        <w:t>。</w:t>
      </w:r>
    </w:p>
    <w:p w14:paraId="44E4141A" w14:textId="77777777" w:rsidR="009617CB" w:rsidRDefault="00CD0D91" w:rsidP="007E6F5F">
      <w:r w:rsidRPr="001C22CD">
        <w:rPr>
          <w:noProof/>
        </w:rPr>
        <w:drawing>
          <wp:inline distT="0" distB="0" distL="0" distR="0" wp14:anchorId="71220F2D" wp14:editId="42AD25C9">
            <wp:extent cx="1880870" cy="301625"/>
            <wp:effectExtent l="0" t="0" r="5080" b="3175"/>
            <wp:docPr id="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0870" cy="301625"/>
                    </a:xfrm>
                    <a:prstGeom prst="rect">
                      <a:avLst/>
                    </a:prstGeom>
                    <a:noFill/>
                    <a:ln>
                      <a:noFill/>
                    </a:ln>
                  </pic:spPr>
                </pic:pic>
              </a:graphicData>
            </a:graphic>
          </wp:inline>
        </w:drawing>
      </w:r>
    </w:p>
    <w:p w14:paraId="7CE409BA" w14:textId="77777777" w:rsidR="009617CB" w:rsidRDefault="00521E95">
      <w:pPr>
        <w:ind w:firstLineChars="50" w:firstLine="110"/>
        <w:outlineLvl w:val="2"/>
        <w:rPr>
          <w:b/>
        </w:rPr>
      </w:pPr>
      <w:bookmarkStart w:id="5" w:name="_Toc417213704"/>
      <w:r>
        <w:rPr>
          <w:rFonts w:hint="eastAsia"/>
          <w:b/>
        </w:rPr>
        <w:t xml:space="preserve">3.2.1 </w:t>
      </w:r>
      <w:r>
        <w:rPr>
          <w:rFonts w:hint="eastAsia"/>
          <w:b/>
        </w:rPr>
        <w:t>来访登记</w:t>
      </w:r>
      <w:bookmarkEnd w:id="5"/>
    </w:p>
    <w:p w14:paraId="53560E12" w14:textId="77777777" w:rsidR="009617CB" w:rsidRDefault="00521E95">
      <w:pPr>
        <w:ind w:firstLineChars="50" w:firstLine="110"/>
      </w:pPr>
      <w:r>
        <w:rPr>
          <w:rFonts w:hint="eastAsia"/>
          <w:b/>
        </w:rPr>
        <w:t xml:space="preserve">  </w:t>
      </w:r>
      <w:r>
        <w:rPr>
          <w:rFonts w:hint="eastAsia"/>
        </w:rPr>
        <w:t>点击</w:t>
      </w:r>
      <w:r w:rsidR="00CD0D91" w:rsidRPr="001C22CD">
        <w:rPr>
          <w:noProof/>
        </w:rPr>
        <w:drawing>
          <wp:inline distT="0" distB="0" distL="0" distR="0" wp14:anchorId="078F745A" wp14:editId="256F5C7D">
            <wp:extent cx="1466215" cy="267335"/>
            <wp:effectExtent l="0" t="0" r="635" b="0"/>
            <wp:docPr id="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6215" cy="267335"/>
                    </a:xfrm>
                    <a:prstGeom prst="rect">
                      <a:avLst/>
                    </a:prstGeom>
                    <a:noFill/>
                    <a:ln>
                      <a:noFill/>
                    </a:ln>
                  </pic:spPr>
                </pic:pic>
              </a:graphicData>
            </a:graphic>
          </wp:inline>
        </w:drawing>
      </w:r>
      <w:r>
        <w:rPr>
          <w:rFonts w:hint="eastAsia"/>
        </w:rPr>
        <w:t>，会弹出以下“来访登记管理”窗口：</w:t>
      </w:r>
    </w:p>
    <w:p w14:paraId="276698CA" w14:textId="77777777" w:rsidR="009617CB" w:rsidRDefault="00CD0D91">
      <w:pPr>
        <w:ind w:firstLineChars="50" w:firstLine="110"/>
        <w:rPr>
          <w:noProof/>
        </w:rPr>
      </w:pPr>
      <w:r w:rsidRPr="001C22CD">
        <w:rPr>
          <w:noProof/>
        </w:rPr>
        <w:drawing>
          <wp:inline distT="0" distB="0" distL="0" distR="0" wp14:anchorId="3C3BFF4D" wp14:editId="64BE0948">
            <wp:extent cx="5279390" cy="1691005"/>
            <wp:effectExtent l="0" t="0" r="0" b="4445"/>
            <wp:docPr id="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9390" cy="1691005"/>
                    </a:xfrm>
                    <a:prstGeom prst="rect">
                      <a:avLst/>
                    </a:prstGeom>
                    <a:noFill/>
                    <a:ln>
                      <a:noFill/>
                    </a:ln>
                  </pic:spPr>
                </pic:pic>
              </a:graphicData>
            </a:graphic>
          </wp:inline>
        </w:drawing>
      </w:r>
    </w:p>
    <w:p w14:paraId="26004577" w14:textId="77777777" w:rsidR="007E6F5F" w:rsidRDefault="007E6F5F">
      <w:pPr>
        <w:ind w:firstLineChars="50" w:firstLine="110"/>
        <w:rPr>
          <w:noProof/>
        </w:rPr>
      </w:pPr>
      <w:r>
        <w:rPr>
          <w:noProof/>
        </w:rPr>
        <w:t>点击编辑</w:t>
      </w:r>
      <w:r>
        <w:rPr>
          <w:rFonts w:hint="eastAsia"/>
          <w:noProof/>
        </w:rPr>
        <w:t>：</w:t>
      </w:r>
      <w:r>
        <w:rPr>
          <w:noProof/>
        </w:rPr>
        <w:t>弹出编辑框</w:t>
      </w:r>
      <w:r>
        <w:rPr>
          <w:rFonts w:hint="eastAsia"/>
          <w:noProof/>
        </w:rPr>
        <w:t>：</w:t>
      </w:r>
    </w:p>
    <w:p w14:paraId="7375B607" w14:textId="77777777" w:rsidR="007E6F5F" w:rsidRDefault="00CD0D91">
      <w:pPr>
        <w:ind w:firstLineChars="50" w:firstLine="110"/>
      </w:pPr>
      <w:r w:rsidRPr="001C22CD">
        <w:rPr>
          <w:noProof/>
        </w:rPr>
        <w:lastRenderedPageBreak/>
        <w:drawing>
          <wp:inline distT="0" distB="0" distL="0" distR="0" wp14:anchorId="697706F7" wp14:editId="16531C95">
            <wp:extent cx="5270500" cy="3864610"/>
            <wp:effectExtent l="0" t="0" r="6350" b="2540"/>
            <wp:docPr id="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3864610"/>
                    </a:xfrm>
                    <a:prstGeom prst="rect">
                      <a:avLst/>
                    </a:prstGeom>
                    <a:noFill/>
                    <a:ln>
                      <a:noFill/>
                    </a:ln>
                  </pic:spPr>
                </pic:pic>
              </a:graphicData>
            </a:graphic>
          </wp:inline>
        </w:drawing>
      </w:r>
    </w:p>
    <w:p w14:paraId="05D5158B" w14:textId="77777777" w:rsidR="009617CB" w:rsidRDefault="00521E95">
      <w:pPr>
        <w:ind w:firstLineChars="193" w:firstLine="425"/>
      </w:pPr>
      <w:r>
        <w:rPr>
          <w:rFonts w:hint="eastAsia"/>
        </w:rPr>
        <w:t>为了规范人员的来访，来访人请填写好：来访人的姓名，选择性别，证件信息，填写手机或者固定电话等联系方式，并且写好日期，以及来拜访的老人以及来人信息。其中有</w:t>
      </w:r>
      <w:ins w:id="6" w:author="hp" w:date="2014-11-05T16:54:00Z">
        <w:r w:rsidR="00CD0D91">
          <w:rPr>
            <w:noProof/>
          </w:rPr>
          <w:drawing>
            <wp:inline distT="0" distB="0" distL="0" distR="0" wp14:anchorId="0D7C345B" wp14:editId="70F151AF">
              <wp:extent cx="259080" cy="189865"/>
              <wp:effectExtent l="0" t="0" r="7620" b="6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标识的项目可以点击后从下拉窗口中选择一个输入项，比如填写</w:t>
      </w:r>
      <w:r w:rsidR="00CD0D91" w:rsidRPr="001C22CD">
        <w:rPr>
          <w:noProof/>
        </w:rPr>
        <w:drawing>
          <wp:inline distT="0" distB="0" distL="0" distR="0" wp14:anchorId="74D7A37A" wp14:editId="0FA777BC">
            <wp:extent cx="2656840" cy="259080"/>
            <wp:effectExtent l="0" t="0" r="0" b="7620"/>
            <wp:docPr id="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6840" cy="259080"/>
                    </a:xfrm>
                    <a:prstGeom prst="rect">
                      <a:avLst/>
                    </a:prstGeom>
                    <a:noFill/>
                    <a:ln>
                      <a:noFill/>
                    </a:ln>
                  </pic:spPr>
                </pic:pic>
              </a:graphicData>
            </a:graphic>
          </wp:inline>
        </w:drawing>
      </w:r>
      <w:r>
        <w:rPr>
          <w:rFonts w:hint="eastAsia"/>
        </w:rPr>
        <w:t>。填写完后，按【保存】按钮保存</w:t>
      </w:r>
      <w:r w:rsidR="007E6F5F">
        <w:rPr>
          <w:rFonts w:hint="eastAsia"/>
        </w:rPr>
        <w:t>数据</w:t>
      </w:r>
      <w:r>
        <w:rPr>
          <w:rFonts w:hint="eastAsia"/>
        </w:rPr>
        <w:t>并退出该窗口</w:t>
      </w:r>
      <w:r w:rsidR="007E6F5F">
        <w:rPr>
          <w:rFonts w:hint="eastAsia"/>
        </w:rPr>
        <w:t>，或按确定按钮显示到</w:t>
      </w:r>
      <w:r w:rsidR="001355DD">
        <w:rPr>
          <w:rFonts w:hint="eastAsia"/>
        </w:rPr>
        <w:t>列表中（非存入数据库）</w:t>
      </w:r>
      <w:r>
        <w:rPr>
          <w:rFonts w:hint="eastAsia"/>
        </w:rPr>
        <w:t>。</w:t>
      </w:r>
    </w:p>
    <w:p w14:paraId="5AA837A8" w14:textId="77777777" w:rsidR="009617CB" w:rsidRDefault="00521E95">
      <w:pPr>
        <w:ind w:firstLineChars="50" w:firstLine="110"/>
        <w:outlineLvl w:val="2"/>
        <w:rPr>
          <w:b/>
        </w:rPr>
      </w:pPr>
      <w:bookmarkStart w:id="7" w:name="_Toc417213705"/>
      <w:r>
        <w:rPr>
          <w:rFonts w:hint="eastAsia"/>
          <w:b/>
        </w:rPr>
        <w:t xml:space="preserve">3.2.2 </w:t>
      </w:r>
      <w:r>
        <w:rPr>
          <w:rFonts w:hint="eastAsia"/>
          <w:b/>
        </w:rPr>
        <w:t>基本信息录入</w:t>
      </w:r>
      <w:bookmarkEnd w:id="7"/>
    </w:p>
    <w:p w14:paraId="026C10C9" w14:textId="77777777" w:rsidR="009617CB" w:rsidRDefault="00521E95">
      <w:pPr>
        <w:ind w:firstLineChars="50" w:firstLine="110"/>
        <w:rPr>
          <w:b/>
        </w:rPr>
      </w:pPr>
      <w:r>
        <w:rPr>
          <w:rFonts w:hint="eastAsia"/>
        </w:rPr>
        <w:t xml:space="preserve">  </w:t>
      </w:r>
      <w:r>
        <w:rPr>
          <w:rFonts w:hint="eastAsia"/>
        </w:rPr>
        <w:t>点击</w:t>
      </w:r>
      <w:r w:rsidR="00CD0D91" w:rsidRPr="001C22CD">
        <w:rPr>
          <w:noProof/>
        </w:rPr>
        <w:drawing>
          <wp:inline distT="0" distB="0" distL="0" distR="0" wp14:anchorId="26A916E1" wp14:editId="3FDF7654">
            <wp:extent cx="1337310" cy="284480"/>
            <wp:effectExtent l="0" t="0" r="0" b="1270"/>
            <wp:docPr id="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37310" cy="284480"/>
                    </a:xfrm>
                    <a:prstGeom prst="rect">
                      <a:avLst/>
                    </a:prstGeom>
                    <a:noFill/>
                    <a:ln>
                      <a:noFill/>
                    </a:ln>
                  </pic:spPr>
                </pic:pic>
              </a:graphicData>
            </a:graphic>
          </wp:inline>
        </w:drawing>
      </w:r>
      <w:r>
        <w:rPr>
          <w:rFonts w:hint="eastAsia"/>
        </w:rPr>
        <w:t>，弹出以下窗口：</w:t>
      </w:r>
    </w:p>
    <w:p w14:paraId="06CC9FF4" w14:textId="77777777" w:rsidR="009617CB" w:rsidRDefault="00CD0D91">
      <w:pPr>
        <w:ind w:firstLineChars="50" w:firstLine="110"/>
        <w:rPr>
          <w:noProof/>
        </w:rPr>
      </w:pPr>
      <w:r w:rsidRPr="001C22CD">
        <w:rPr>
          <w:noProof/>
        </w:rPr>
        <w:drawing>
          <wp:inline distT="0" distB="0" distL="0" distR="0" wp14:anchorId="7ACB3E04" wp14:editId="621726EC">
            <wp:extent cx="5270500" cy="1932305"/>
            <wp:effectExtent l="0" t="0" r="6350" b="0"/>
            <wp:docPr id="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1932305"/>
                    </a:xfrm>
                    <a:prstGeom prst="rect">
                      <a:avLst/>
                    </a:prstGeom>
                    <a:noFill/>
                    <a:ln>
                      <a:noFill/>
                    </a:ln>
                  </pic:spPr>
                </pic:pic>
              </a:graphicData>
            </a:graphic>
          </wp:inline>
        </w:drawing>
      </w:r>
    </w:p>
    <w:p w14:paraId="7320F835" w14:textId="77777777" w:rsidR="00595EBB" w:rsidRDefault="00CD0D91">
      <w:pPr>
        <w:ind w:firstLineChars="50" w:firstLine="110"/>
      </w:pPr>
      <w:r w:rsidRPr="001C22CD">
        <w:rPr>
          <w:noProof/>
        </w:rPr>
        <w:lastRenderedPageBreak/>
        <w:drawing>
          <wp:inline distT="0" distB="0" distL="0" distR="0" wp14:anchorId="2D3D1529" wp14:editId="1B618F2D">
            <wp:extent cx="5279390" cy="2415540"/>
            <wp:effectExtent l="0" t="0" r="0" b="3810"/>
            <wp:docPr id="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390" cy="2415540"/>
                    </a:xfrm>
                    <a:prstGeom prst="rect">
                      <a:avLst/>
                    </a:prstGeom>
                    <a:noFill/>
                    <a:ln>
                      <a:noFill/>
                    </a:ln>
                  </pic:spPr>
                </pic:pic>
              </a:graphicData>
            </a:graphic>
          </wp:inline>
        </w:drawing>
      </w:r>
    </w:p>
    <w:p w14:paraId="52DEEC4D" w14:textId="77777777" w:rsidR="009617CB" w:rsidRDefault="00521E95">
      <w:r>
        <w:rPr>
          <w:rFonts w:hint="eastAsia"/>
        </w:rPr>
        <w:t xml:space="preserve">  </w:t>
      </w:r>
      <w:r>
        <w:rPr>
          <w:rFonts w:hint="eastAsia"/>
        </w:rPr>
        <w:t>请依次输入姓名、性别、民族、宗教信仰、证件信息、老人的户籍、文化程度、联系方式，并在备注中写入老人家属的其他要求或者特别吩咐。如果连接了摄像头，可以点击“拍照”按钮直接对老人的照片进行采集。以便于我们对每位老人的信息都有着充分的了解。其中有</w:t>
      </w:r>
      <w:ins w:id="8" w:author="hp" w:date="2014-11-05T16:54:00Z">
        <w:r w:rsidR="00CD0D91">
          <w:rPr>
            <w:noProof/>
          </w:rPr>
          <w:drawing>
            <wp:inline distT="0" distB="0" distL="0" distR="0" wp14:anchorId="08BE7D8E" wp14:editId="0EE359A6">
              <wp:extent cx="259080" cy="189865"/>
              <wp:effectExtent l="0" t="0" r="7620" b="63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标识的项目可以点击后从下拉窗口中选择一个输入项。填写完后，按【保存】按钮保存并退出该窗口。</w:t>
      </w:r>
    </w:p>
    <w:p w14:paraId="4D1C159F" w14:textId="77777777" w:rsidR="009617CB" w:rsidRDefault="009617CB">
      <w:pPr>
        <w:ind w:firstLineChars="50" w:firstLine="110"/>
      </w:pPr>
    </w:p>
    <w:p w14:paraId="497651D3" w14:textId="77777777" w:rsidR="009617CB" w:rsidRDefault="00521E95">
      <w:pPr>
        <w:ind w:firstLineChars="50" w:firstLine="110"/>
        <w:outlineLvl w:val="2"/>
        <w:rPr>
          <w:b/>
        </w:rPr>
      </w:pPr>
      <w:bookmarkStart w:id="9" w:name="_Toc417213706"/>
      <w:r>
        <w:rPr>
          <w:rFonts w:hint="eastAsia"/>
          <w:b/>
        </w:rPr>
        <w:t xml:space="preserve">3.2.3 </w:t>
      </w:r>
      <w:r>
        <w:rPr>
          <w:rFonts w:hint="eastAsia"/>
          <w:b/>
        </w:rPr>
        <w:t>健康状况评估</w:t>
      </w:r>
      <w:bookmarkEnd w:id="9"/>
    </w:p>
    <w:p w14:paraId="5B2DD60E" w14:textId="77777777" w:rsidR="009617CB" w:rsidRDefault="00521E95">
      <w:r>
        <w:rPr>
          <w:rFonts w:hint="eastAsia"/>
        </w:rPr>
        <w:t xml:space="preserve">  </w:t>
      </w:r>
      <w:r>
        <w:rPr>
          <w:rFonts w:hint="eastAsia"/>
        </w:rPr>
        <w:t>点击</w:t>
      </w:r>
      <w:r w:rsidR="00CD0D91" w:rsidRPr="001C22CD">
        <w:rPr>
          <w:noProof/>
        </w:rPr>
        <w:drawing>
          <wp:inline distT="0" distB="0" distL="0" distR="0" wp14:anchorId="42F2FD76" wp14:editId="7EF26EA1">
            <wp:extent cx="1345565" cy="215900"/>
            <wp:effectExtent l="0" t="0" r="6985" b="0"/>
            <wp:docPr id="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45565" cy="215900"/>
                    </a:xfrm>
                    <a:prstGeom prst="rect">
                      <a:avLst/>
                    </a:prstGeom>
                    <a:noFill/>
                    <a:ln>
                      <a:noFill/>
                    </a:ln>
                  </pic:spPr>
                </pic:pic>
              </a:graphicData>
            </a:graphic>
          </wp:inline>
        </w:drawing>
      </w:r>
      <w:r>
        <w:rPr>
          <w:rFonts w:hint="eastAsia"/>
        </w:rPr>
        <w:t>，弹出以下窗口：</w:t>
      </w:r>
    </w:p>
    <w:p w14:paraId="0879BF17" w14:textId="77777777" w:rsidR="009617CB" w:rsidRDefault="00CD0D91">
      <w:pPr>
        <w:ind w:firstLineChars="50" w:firstLine="110"/>
      </w:pPr>
      <w:r w:rsidRPr="001C22CD">
        <w:rPr>
          <w:noProof/>
        </w:rPr>
        <w:drawing>
          <wp:inline distT="0" distB="0" distL="0" distR="0" wp14:anchorId="358B23BB" wp14:editId="35E67F8C">
            <wp:extent cx="5279390" cy="2829560"/>
            <wp:effectExtent l="0" t="0" r="0" b="8890"/>
            <wp:docPr id="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9390" cy="2829560"/>
                    </a:xfrm>
                    <a:prstGeom prst="rect">
                      <a:avLst/>
                    </a:prstGeom>
                    <a:noFill/>
                    <a:ln>
                      <a:noFill/>
                    </a:ln>
                  </pic:spPr>
                </pic:pic>
              </a:graphicData>
            </a:graphic>
          </wp:inline>
        </w:drawing>
      </w:r>
    </w:p>
    <w:p w14:paraId="41A48D54" w14:textId="77777777" w:rsidR="009617CB" w:rsidRDefault="00521E95">
      <w:r>
        <w:rPr>
          <w:rFonts w:hint="eastAsia"/>
        </w:rPr>
        <w:t xml:space="preserve">  </w:t>
      </w:r>
      <w:r>
        <w:rPr>
          <w:rFonts w:hint="eastAsia"/>
        </w:rPr>
        <w:t>请按上图示例填写如老人的体检获得的信息，并且一定要如实填写老人的</w:t>
      </w:r>
      <w:r>
        <w:rPr>
          <w:rFonts w:hint="eastAsia"/>
          <w:b/>
          <w:bCs/>
        </w:rPr>
        <w:t>神智状况、自理级别。大小便情况。药物过敏史以及常服药品</w:t>
      </w:r>
      <w:r>
        <w:rPr>
          <w:rFonts w:hint="eastAsia"/>
        </w:rPr>
        <w:t>，以便于我们对老人的护理级别进</w:t>
      </w:r>
      <w:r>
        <w:rPr>
          <w:rFonts w:hint="eastAsia"/>
        </w:rPr>
        <w:lastRenderedPageBreak/>
        <w:t>行评估，更好的是每位老人得到合适的关照。其中有</w:t>
      </w:r>
      <w:ins w:id="10" w:author="hp" w:date="2014-11-05T16:54:00Z">
        <w:r w:rsidR="00CD0D91">
          <w:rPr>
            <w:noProof/>
          </w:rPr>
          <w:drawing>
            <wp:inline distT="0" distB="0" distL="0" distR="0" wp14:anchorId="66B7E3B1" wp14:editId="37A6E23B">
              <wp:extent cx="259080" cy="189865"/>
              <wp:effectExtent l="0" t="0" r="7620" b="63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标识的项目可以点击后从下拉窗口中选择一个输入项。填写完后，按【保存】按钮保存并退出该窗口。</w:t>
      </w:r>
    </w:p>
    <w:p w14:paraId="60CE9D4A" w14:textId="77777777" w:rsidR="009617CB" w:rsidRDefault="00521E95">
      <w:pPr>
        <w:ind w:firstLineChars="50" w:firstLine="110"/>
        <w:outlineLvl w:val="2"/>
        <w:rPr>
          <w:b/>
        </w:rPr>
      </w:pPr>
      <w:bookmarkStart w:id="11" w:name="_Toc417213707"/>
      <w:r>
        <w:rPr>
          <w:rFonts w:hint="eastAsia"/>
          <w:b/>
        </w:rPr>
        <w:t xml:space="preserve">3.2.4 </w:t>
      </w:r>
      <w:r>
        <w:rPr>
          <w:rFonts w:hint="eastAsia"/>
          <w:b/>
        </w:rPr>
        <w:t>居住管理</w:t>
      </w:r>
      <w:bookmarkEnd w:id="11"/>
    </w:p>
    <w:p w14:paraId="71750E8D" w14:textId="77777777" w:rsidR="009617CB" w:rsidRDefault="00521E95">
      <w:r>
        <w:rPr>
          <w:rFonts w:hint="eastAsia"/>
        </w:rPr>
        <w:t xml:space="preserve">  </w:t>
      </w:r>
      <w:r>
        <w:rPr>
          <w:rFonts w:hint="eastAsia"/>
        </w:rPr>
        <w:t>点击</w:t>
      </w:r>
      <w:r w:rsidR="00CD0D91" w:rsidRPr="001C22CD">
        <w:rPr>
          <w:noProof/>
        </w:rPr>
        <w:drawing>
          <wp:inline distT="0" distB="0" distL="0" distR="0" wp14:anchorId="1841BE9D" wp14:editId="2D3A43F6">
            <wp:extent cx="1354455" cy="155575"/>
            <wp:effectExtent l="0" t="0" r="0" b="0"/>
            <wp:docPr id="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54455" cy="155575"/>
                    </a:xfrm>
                    <a:prstGeom prst="rect">
                      <a:avLst/>
                    </a:prstGeom>
                    <a:noFill/>
                    <a:ln>
                      <a:noFill/>
                    </a:ln>
                  </pic:spPr>
                </pic:pic>
              </a:graphicData>
            </a:graphic>
          </wp:inline>
        </w:drawing>
      </w:r>
      <w:r>
        <w:rPr>
          <w:rFonts w:hint="eastAsia"/>
        </w:rPr>
        <w:t>，弹出以下窗口：</w:t>
      </w:r>
    </w:p>
    <w:p w14:paraId="32BC1BED" w14:textId="77777777" w:rsidR="009C4B47" w:rsidRDefault="00CD0D91">
      <w:r w:rsidRPr="001C22CD">
        <w:rPr>
          <w:noProof/>
        </w:rPr>
        <w:drawing>
          <wp:inline distT="0" distB="0" distL="0" distR="0" wp14:anchorId="2F4DED50" wp14:editId="5B95F1B3">
            <wp:extent cx="5279390" cy="3942080"/>
            <wp:effectExtent l="0" t="0" r="0" b="1270"/>
            <wp:docPr id="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9390" cy="3942080"/>
                    </a:xfrm>
                    <a:prstGeom prst="rect">
                      <a:avLst/>
                    </a:prstGeom>
                    <a:noFill/>
                    <a:ln>
                      <a:noFill/>
                    </a:ln>
                  </pic:spPr>
                </pic:pic>
              </a:graphicData>
            </a:graphic>
          </wp:inline>
        </w:drawing>
      </w:r>
    </w:p>
    <w:p w14:paraId="758831BB" w14:textId="77777777" w:rsidR="009617CB" w:rsidRDefault="00521E95">
      <w:r>
        <w:rPr>
          <w:rFonts w:hint="eastAsia"/>
        </w:rPr>
        <w:t xml:space="preserve">  </w:t>
      </w:r>
      <w:r>
        <w:rPr>
          <w:rFonts w:hint="eastAsia"/>
        </w:rPr>
        <w:t>居住管理是对已经检查完健康，并且办理入住之后的老人进行的信息管理。包含五个子选项卡，需要逐一填写完整。首先是基本信息，根据选中的老人，其基本信息会自动导入该选项卡，并显示出来：</w:t>
      </w:r>
    </w:p>
    <w:p w14:paraId="04E8BC96" w14:textId="77777777" w:rsidR="009617CB" w:rsidRDefault="00CD0D91">
      <w:pPr>
        <w:ind w:firstLineChars="50" w:firstLine="110"/>
      </w:pPr>
      <w:r w:rsidRPr="001C22CD">
        <w:rPr>
          <w:noProof/>
        </w:rPr>
        <w:lastRenderedPageBreak/>
        <w:drawing>
          <wp:inline distT="0" distB="0" distL="0" distR="0" wp14:anchorId="22663F7D" wp14:editId="479E619F">
            <wp:extent cx="5270500" cy="3907790"/>
            <wp:effectExtent l="0" t="0" r="6350" b="0"/>
            <wp:docPr id="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0500" cy="3907790"/>
                    </a:xfrm>
                    <a:prstGeom prst="rect">
                      <a:avLst/>
                    </a:prstGeom>
                    <a:noFill/>
                    <a:ln>
                      <a:noFill/>
                    </a:ln>
                  </pic:spPr>
                </pic:pic>
              </a:graphicData>
            </a:graphic>
          </wp:inline>
        </w:drawing>
      </w:r>
    </w:p>
    <w:p w14:paraId="6F977E76" w14:textId="77777777" w:rsidR="009617CB" w:rsidRDefault="00521E95">
      <w:pPr>
        <w:ind w:firstLineChars="50" w:firstLine="110"/>
      </w:pPr>
      <w:r>
        <w:rPr>
          <w:rFonts w:hint="eastAsia"/>
        </w:rPr>
        <w:t xml:space="preserve">  </w:t>
      </w:r>
      <w:r>
        <w:rPr>
          <w:rFonts w:hint="eastAsia"/>
        </w:rPr>
        <w:t>在做完健康检查后，老人的健康信息自会自动导入此选项卡：</w:t>
      </w:r>
    </w:p>
    <w:p w14:paraId="21DB6902" w14:textId="77777777" w:rsidR="009617CB" w:rsidRDefault="00CD0D91">
      <w:pPr>
        <w:ind w:firstLineChars="50" w:firstLine="110"/>
      </w:pPr>
      <w:r w:rsidRPr="001C22CD">
        <w:rPr>
          <w:noProof/>
        </w:rPr>
        <w:drawing>
          <wp:inline distT="0" distB="0" distL="0" distR="0" wp14:anchorId="2213E7FB" wp14:editId="70B74C24">
            <wp:extent cx="5270500" cy="3950970"/>
            <wp:effectExtent l="0" t="0" r="6350" b="0"/>
            <wp:docPr id="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0500" cy="3950970"/>
                    </a:xfrm>
                    <a:prstGeom prst="rect">
                      <a:avLst/>
                    </a:prstGeom>
                    <a:noFill/>
                    <a:ln>
                      <a:noFill/>
                    </a:ln>
                  </pic:spPr>
                </pic:pic>
              </a:graphicData>
            </a:graphic>
          </wp:inline>
        </w:drawing>
      </w:r>
    </w:p>
    <w:p w14:paraId="79583A2E" w14:textId="77777777" w:rsidR="009617CB" w:rsidRDefault="00521E95">
      <w:pPr>
        <w:ind w:firstLineChars="50" w:firstLine="110"/>
      </w:pPr>
      <w:r>
        <w:rPr>
          <w:rFonts w:hint="eastAsia"/>
        </w:rPr>
        <w:lastRenderedPageBreak/>
        <w:t xml:space="preserve">  </w:t>
      </w:r>
      <w:r>
        <w:rPr>
          <w:rFonts w:hint="eastAsia"/>
        </w:rPr>
        <w:t>然后是管理信息，这个涉及到老人们的入住和退住、床位分配、以及负责人情况，请如实填写：</w:t>
      </w:r>
    </w:p>
    <w:p w14:paraId="48BCE95A" w14:textId="77777777" w:rsidR="009617CB" w:rsidRDefault="00CD0D91">
      <w:pPr>
        <w:ind w:firstLineChars="50" w:firstLine="110"/>
      </w:pPr>
      <w:r w:rsidRPr="001C22CD">
        <w:rPr>
          <w:noProof/>
        </w:rPr>
        <w:drawing>
          <wp:inline distT="0" distB="0" distL="0" distR="0" wp14:anchorId="42F0F79D" wp14:editId="315829AA">
            <wp:extent cx="5270500" cy="3933825"/>
            <wp:effectExtent l="0" t="0" r="6350" b="9525"/>
            <wp:docPr id="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0500" cy="3933825"/>
                    </a:xfrm>
                    <a:prstGeom prst="rect">
                      <a:avLst/>
                    </a:prstGeom>
                    <a:noFill/>
                    <a:ln>
                      <a:noFill/>
                    </a:ln>
                  </pic:spPr>
                </pic:pic>
              </a:graphicData>
            </a:graphic>
          </wp:inline>
        </w:drawing>
      </w:r>
    </w:p>
    <w:p w14:paraId="1250F83E" w14:textId="77777777" w:rsidR="009617CB" w:rsidRDefault="00521E95">
      <w:pPr>
        <w:ind w:firstLineChars="50" w:firstLine="110"/>
      </w:pPr>
      <w:r>
        <w:rPr>
          <w:rFonts w:hint="eastAsia"/>
        </w:rPr>
        <w:t>其中有</w:t>
      </w:r>
      <w:ins w:id="12" w:author="hp" w:date="2014-11-05T16:54:00Z">
        <w:r w:rsidR="00CD0D91">
          <w:rPr>
            <w:noProof/>
          </w:rPr>
          <w:drawing>
            <wp:inline distT="0" distB="0" distL="0" distR="0" wp14:anchorId="1E431A41" wp14:editId="0F52EBA2">
              <wp:extent cx="259080" cy="189865"/>
              <wp:effectExtent l="0" t="0" r="7620" b="63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填写完后，按【保存】按钮保存并退出该窗口。当需要办理入住手续时，在我们选中老人之后，将下拉窗口的状态改为入住，如果老人需要退住，那么也是在这个界面中将老人的状态改为退住。</w:t>
      </w:r>
    </w:p>
    <w:p w14:paraId="47500E22" w14:textId="77777777" w:rsidR="009617CB" w:rsidRDefault="00521E95">
      <w:r>
        <w:rPr>
          <w:rFonts w:hint="eastAsia"/>
        </w:rPr>
        <w:t xml:space="preserve">  </w:t>
      </w:r>
      <w:r>
        <w:rPr>
          <w:rFonts w:hint="eastAsia"/>
        </w:rPr>
        <w:t>最后能看到入院时候所交纳的初始费用，我们会从中扣取老人们的使用费用，其中有</w:t>
      </w:r>
      <w:ins w:id="13" w:author="hp" w:date="2014-11-05T16:54:00Z">
        <w:r w:rsidR="00CD0D91">
          <w:rPr>
            <w:noProof/>
          </w:rPr>
          <w:drawing>
            <wp:inline distT="0" distB="0" distL="0" distR="0" wp14:anchorId="7B266C48" wp14:editId="0C14FC79">
              <wp:extent cx="259080" cy="189865"/>
              <wp:effectExtent l="0" t="0" r="7620" b="635"/>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标识的项目可以点击后从下拉窗口中选择一个输入项。填写完后，按【保存】按钮保存并退出该窗口：</w:t>
      </w:r>
      <w:r w:rsidR="003E24AC">
        <w:tab/>
      </w:r>
    </w:p>
    <w:p w14:paraId="653AFD40" w14:textId="77777777" w:rsidR="009617CB" w:rsidRDefault="00521E95">
      <w:pPr>
        <w:outlineLvl w:val="1"/>
        <w:rPr>
          <w:b/>
          <w:sz w:val="24"/>
          <w:u w:val="single"/>
        </w:rPr>
      </w:pPr>
      <w:bookmarkStart w:id="14" w:name="_Toc417213708"/>
      <w:r>
        <w:rPr>
          <w:rFonts w:hint="eastAsia"/>
          <w:b/>
          <w:sz w:val="24"/>
          <w:u w:val="single"/>
        </w:rPr>
        <w:t xml:space="preserve">3.3 </w:t>
      </w:r>
      <w:r>
        <w:rPr>
          <w:rFonts w:hint="eastAsia"/>
          <w:b/>
          <w:sz w:val="24"/>
          <w:u w:val="single"/>
        </w:rPr>
        <w:t>老人管理</w:t>
      </w:r>
      <w:bookmarkEnd w:id="14"/>
    </w:p>
    <w:p w14:paraId="2312645B" w14:textId="77777777" w:rsidR="009617CB" w:rsidRDefault="00CD0D91">
      <w:r w:rsidRPr="001C22CD">
        <w:rPr>
          <w:noProof/>
        </w:rPr>
        <w:lastRenderedPageBreak/>
        <w:drawing>
          <wp:inline distT="0" distB="0" distL="0" distR="0" wp14:anchorId="1C265A3E" wp14:editId="0660BD6A">
            <wp:extent cx="1371600" cy="2122170"/>
            <wp:effectExtent l="0" t="0" r="0" b="0"/>
            <wp:docPr id="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2122170"/>
                    </a:xfrm>
                    <a:prstGeom prst="rect">
                      <a:avLst/>
                    </a:prstGeom>
                    <a:noFill/>
                    <a:ln>
                      <a:noFill/>
                    </a:ln>
                  </pic:spPr>
                </pic:pic>
              </a:graphicData>
            </a:graphic>
          </wp:inline>
        </w:drawing>
      </w:r>
      <w:r w:rsidR="00521E95">
        <w:rPr>
          <w:rFonts w:hint="eastAsia"/>
        </w:rPr>
        <w:t xml:space="preserve"> </w:t>
      </w:r>
    </w:p>
    <w:p w14:paraId="13A0C450" w14:textId="77777777" w:rsidR="009617CB" w:rsidRDefault="00521E95">
      <w:r>
        <w:rPr>
          <w:rFonts w:hint="eastAsia"/>
        </w:rPr>
        <w:t xml:space="preserve">  </w:t>
      </w:r>
      <w:r>
        <w:rPr>
          <w:rFonts w:hint="eastAsia"/>
        </w:rPr>
        <w:t>通过入住管理登记之后的老人，我们需要对他们在养老院内的生活进行数据化管理，将他们的医嘱、护理记录、发生的事故、请假外出、每位老人的生日、还有所需护理级别的变更、常规的生化检查都要输入系统内，并且在老人管理这一菜单里面可以查询到每位老人进入养老院后的相关信息。点击</w:t>
      </w:r>
      <w:r w:rsidR="009C4B47">
        <w:rPr>
          <w:rFonts w:hint="eastAsia"/>
        </w:rPr>
        <w:t>老人管理</w:t>
      </w:r>
      <w:r>
        <w:rPr>
          <w:rFonts w:hint="eastAsia"/>
        </w:rPr>
        <w:t>即可打开。</w:t>
      </w:r>
    </w:p>
    <w:p w14:paraId="1997EEF5" w14:textId="77777777" w:rsidR="009617CB" w:rsidRDefault="00521E95">
      <w:pPr>
        <w:outlineLvl w:val="2"/>
        <w:rPr>
          <w:b/>
        </w:rPr>
      </w:pPr>
      <w:bookmarkStart w:id="15" w:name="_Toc417213709"/>
      <w:r>
        <w:rPr>
          <w:rFonts w:hint="eastAsia"/>
          <w:b/>
        </w:rPr>
        <w:t xml:space="preserve">3.3.1 </w:t>
      </w:r>
      <w:r>
        <w:rPr>
          <w:rFonts w:hint="eastAsia"/>
          <w:b/>
        </w:rPr>
        <w:t>医嘱记录</w:t>
      </w:r>
      <w:bookmarkEnd w:id="15"/>
    </w:p>
    <w:p w14:paraId="74B6E1D3" w14:textId="77777777" w:rsidR="009617CB" w:rsidRDefault="00521E95">
      <w:pPr>
        <w:rPr>
          <w:b/>
        </w:rPr>
      </w:pPr>
      <w:r>
        <w:rPr>
          <w:rFonts w:hint="eastAsia"/>
          <w:b/>
        </w:rPr>
        <w:t xml:space="preserve">  </w:t>
      </w:r>
      <w:r>
        <w:rPr>
          <w:rFonts w:hint="eastAsia"/>
          <w:bCs/>
        </w:rPr>
        <w:t>点击</w:t>
      </w:r>
      <w:r w:rsidR="00CD0D91" w:rsidRPr="001C22CD">
        <w:rPr>
          <w:noProof/>
        </w:rPr>
        <w:drawing>
          <wp:inline distT="0" distB="0" distL="0" distR="0" wp14:anchorId="484F4A86" wp14:editId="24EAC74E">
            <wp:extent cx="1423670" cy="259080"/>
            <wp:effectExtent l="0" t="0" r="5080" b="7620"/>
            <wp:docPr id="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3670" cy="259080"/>
                    </a:xfrm>
                    <a:prstGeom prst="rect">
                      <a:avLst/>
                    </a:prstGeom>
                    <a:noFill/>
                    <a:ln>
                      <a:noFill/>
                    </a:ln>
                  </pic:spPr>
                </pic:pic>
              </a:graphicData>
            </a:graphic>
          </wp:inline>
        </w:drawing>
      </w:r>
      <w:r>
        <w:rPr>
          <w:rFonts w:hint="eastAsia"/>
        </w:rPr>
        <w:t>，弹出以下窗口：</w:t>
      </w:r>
    </w:p>
    <w:p w14:paraId="27025E08" w14:textId="77777777" w:rsidR="009617CB" w:rsidRDefault="00CD0D91">
      <w:pPr>
        <w:rPr>
          <w:b/>
        </w:rPr>
      </w:pPr>
      <w:r w:rsidRPr="001C22CD">
        <w:rPr>
          <w:noProof/>
        </w:rPr>
        <w:drawing>
          <wp:inline distT="0" distB="0" distL="0" distR="0" wp14:anchorId="5DECBFE5" wp14:editId="5E8A95BF">
            <wp:extent cx="5270500" cy="3036570"/>
            <wp:effectExtent l="0" t="0" r="6350" b="0"/>
            <wp:docPr id="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0500" cy="3036570"/>
                    </a:xfrm>
                    <a:prstGeom prst="rect">
                      <a:avLst/>
                    </a:prstGeom>
                    <a:noFill/>
                    <a:ln>
                      <a:noFill/>
                    </a:ln>
                  </pic:spPr>
                </pic:pic>
              </a:graphicData>
            </a:graphic>
          </wp:inline>
        </w:drawing>
      </w:r>
    </w:p>
    <w:p w14:paraId="20DE0E7B" w14:textId="77777777" w:rsidR="009617CB" w:rsidRDefault="00521E95">
      <w:r>
        <w:rPr>
          <w:rFonts w:hint="eastAsia"/>
        </w:rPr>
        <w:t xml:space="preserve">  </w:t>
      </w:r>
      <w:r>
        <w:rPr>
          <w:rFonts w:hint="eastAsia"/>
        </w:rPr>
        <w:t>对于每位老人，我们都有短期医嘱和长期医嘱</w:t>
      </w:r>
      <w:r w:rsidR="00CD0D91" w:rsidRPr="001C22CD">
        <w:rPr>
          <w:noProof/>
        </w:rPr>
        <w:drawing>
          <wp:inline distT="0" distB="0" distL="0" distR="0" wp14:anchorId="059FAD43" wp14:editId="59C693E4">
            <wp:extent cx="1294130" cy="189865"/>
            <wp:effectExtent l="0" t="0" r="1270" b="635"/>
            <wp:docPr id="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94130" cy="189865"/>
                    </a:xfrm>
                    <a:prstGeom prst="rect">
                      <a:avLst/>
                    </a:prstGeom>
                    <a:noFill/>
                    <a:ln>
                      <a:noFill/>
                    </a:ln>
                  </pic:spPr>
                </pic:pic>
              </a:graphicData>
            </a:graphic>
          </wp:inline>
        </w:drawing>
      </w:r>
      <w:r>
        <w:rPr>
          <w:rFonts w:hint="eastAsia"/>
        </w:rPr>
        <w:t>，请分别选择，然后选择老人的个人信息后</w:t>
      </w:r>
      <w:r w:rsidR="00CD0D91" w:rsidRPr="001C22CD">
        <w:rPr>
          <w:noProof/>
        </w:rPr>
        <w:drawing>
          <wp:inline distT="0" distB="0" distL="0" distR="0" wp14:anchorId="322486A4" wp14:editId="3E4E223C">
            <wp:extent cx="690245" cy="215900"/>
            <wp:effectExtent l="0" t="0" r="0" b="0"/>
            <wp:docPr id="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0245" cy="215900"/>
                    </a:xfrm>
                    <a:prstGeom prst="rect">
                      <a:avLst/>
                    </a:prstGeom>
                    <a:noFill/>
                    <a:ln>
                      <a:noFill/>
                    </a:ln>
                  </pic:spPr>
                </pic:pic>
              </a:graphicData>
            </a:graphic>
          </wp:inline>
        </w:drawing>
      </w:r>
      <w:r>
        <w:rPr>
          <w:rFonts w:hint="eastAsia"/>
        </w:rPr>
        <w:t>，对弹出窗口里的老人双击选中。</w:t>
      </w:r>
    </w:p>
    <w:p w14:paraId="01DE59A8" w14:textId="77777777" w:rsidR="009617CB" w:rsidRDefault="00CD0D91">
      <w:r w:rsidRPr="001C22CD">
        <w:rPr>
          <w:noProof/>
        </w:rPr>
        <w:lastRenderedPageBreak/>
        <w:drawing>
          <wp:inline distT="0" distB="0" distL="0" distR="0" wp14:anchorId="56843DC6" wp14:editId="2A42B6F0">
            <wp:extent cx="5279390" cy="3019425"/>
            <wp:effectExtent l="0" t="0" r="0" b="9525"/>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9390" cy="3019425"/>
                    </a:xfrm>
                    <a:prstGeom prst="rect">
                      <a:avLst/>
                    </a:prstGeom>
                    <a:noFill/>
                    <a:ln>
                      <a:noFill/>
                    </a:ln>
                  </pic:spPr>
                </pic:pic>
              </a:graphicData>
            </a:graphic>
          </wp:inline>
        </w:drawing>
      </w:r>
    </w:p>
    <w:p w14:paraId="4A2234C2" w14:textId="77777777" w:rsidR="009617CB" w:rsidRDefault="00521E95">
      <w:r>
        <w:rPr>
          <w:rFonts w:hint="eastAsia"/>
        </w:rPr>
        <w:t xml:space="preserve">  </w:t>
      </w:r>
      <w:r>
        <w:rPr>
          <w:rFonts w:hint="eastAsia"/>
        </w:rPr>
        <w:t>比如双击这个选项</w:t>
      </w:r>
      <w:r w:rsidR="00CD0D91" w:rsidRPr="001C22CD">
        <w:rPr>
          <w:noProof/>
        </w:rPr>
        <w:drawing>
          <wp:inline distT="0" distB="0" distL="0" distR="0" wp14:anchorId="5C70DF24" wp14:editId="712D4CA1">
            <wp:extent cx="5279390" cy="120650"/>
            <wp:effectExtent l="0" t="0" r="0" b="0"/>
            <wp:docPr id="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9390" cy="120650"/>
                    </a:xfrm>
                    <a:prstGeom prst="rect">
                      <a:avLst/>
                    </a:prstGeom>
                    <a:noFill/>
                    <a:ln>
                      <a:noFill/>
                    </a:ln>
                  </pic:spPr>
                </pic:pic>
              </a:graphicData>
            </a:graphic>
          </wp:inline>
        </w:drawing>
      </w:r>
    </w:p>
    <w:p w14:paraId="736F7E0A" w14:textId="6FEA4561" w:rsidR="009617CB" w:rsidRPr="00F549C5" w:rsidRDefault="00521E95" w:rsidP="00F549C5">
      <w:pPr>
        <w:rPr>
          <w:rFonts w:hint="eastAsia"/>
        </w:rPr>
      </w:pPr>
      <w:r>
        <w:rPr>
          <w:rFonts w:hint="eastAsia"/>
        </w:rPr>
        <w:t>就可以选中朱无视老人。然后对每位老人的医师</w:t>
      </w:r>
      <w:r w:rsidR="00CD0D91" w:rsidRPr="001C22CD">
        <w:rPr>
          <w:noProof/>
        </w:rPr>
        <w:drawing>
          <wp:inline distT="0" distB="0" distL="0" distR="0" wp14:anchorId="71E1B38C" wp14:editId="7AB1F3D2">
            <wp:extent cx="862330" cy="267335"/>
            <wp:effectExtent l="0" t="0" r="0" b="0"/>
            <wp:docPr id="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62330" cy="267335"/>
                    </a:xfrm>
                    <a:prstGeom prst="rect">
                      <a:avLst/>
                    </a:prstGeom>
                    <a:noFill/>
                    <a:ln>
                      <a:noFill/>
                    </a:ln>
                  </pic:spPr>
                </pic:pic>
              </a:graphicData>
            </a:graphic>
          </wp:inline>
        </w:drawing>
      </w:r>
      <w:r>
        <w:rPr>
          <w:rFonts w:hint="eastAsia"/>
        </w:rPr>
        <w:t>和医嘱进行分别记录，这样以便于查询与修改。其中有</w:t>
      </w:r>
      <w:ins w:id="16" w:author="hp" w:date="2014-11-05T16:54:00Z">
        <w:r w:rsidR="00CD0D91">
          <w:rPr>
            <w:noProof/>
          </w:rPr>
          <w:drawing>
            <wp:inline distT="0" distB="0" distL="0" distR="0" wp14:anchorId="17E3CA22" wp14:editId="18CE4429">
              <wp:extent cx="259080" cy="189865"/>
              <wp:effectExtent l="0" t="0" r="7620" b="635"/>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标识的项目可以点击后从下拉窗口中选择一个输入项。填写完后，按【保存】按钮保存并退出该窗口</w:t>
      </w:r>
    </w:p>
    <w:p w14:paraId="17432D69" w14:textId="77777777" w:rsidR="009617CB" w:rsidRDefault="00521E95">
      <w:pPr>
        <w:outlineLvl w:val="2"/>
        <w:rPr>
          <w:b/>
        </w:rPr>
      </w:pPr>
      <w:bookmarkStart w:id="17" w:name="_Toc417213710"/>
      <w:r>
        <w:rPr>
          <w:rFonts w:hint="eastAsia"/>
          <w:b/>
        </w:rPr>
        <w:t xml:space="preserve">3.3.2 </w:t>
      </w:r>
      <w:r>
        <w:rPr>
          <w:rFonts w:hint="eastAsia"/>
          <w:b/>
        </w:rPr>
        <w:t>护理记录</w:t>
      </w:r>
      <w:bookmarkEnd w:id="17"/>
    </w:p>
    <w:p w14:paraId="0731DEA7" w14:textId="77777777" w:rsidR="009617CB" w:rsidRDefault="00521E95">
      <w:r>
        <w:rPr>
          <w:rFonts w:hint="eastAsia"/>
          <w:bCs/>
        </w:rPr>
        <w:t xml:space="preserve">  </w:t>
      </w:r>
      <w:r>
        <w:rPr>
          <w:rFonts w:hint="eastAsia"/>
          <w:bCs/>
        </w:rPr>
        <w:t>点击</w:t>
      </w:r>
      <w:r w:rsidR="00CD0D91" w:rsidRPr="001C22CD">
        <w:rPr>
          <w:noProof/>
        </w:rPr>
        <w:drawing>
          <wp:inline distT="0" distB="0" distL="0" distR="0" wp14:anchorId="3C198926" wp14:editId="3AAF4FBF">
            <wp:extent cx="1345565" cy="267335"/>
            <wp:effectExtent l="0" t="0" r="6985" b="0"/>
            <wp:docPr id="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45565" cy="267335"/>
                    </a:xfrm>
                    <a:prstGeom prst="rect">
                      <a:avLst/>
                    </a:prstGeom>
                    <a:noFill/>
                    <a:ln>
                      <a:noFill/>
                    </a:ln>
                  </pic:spPr>
                </pic:pic>
              </a:graphicData>
            </a:graphic>
          </wp:inline>
        </w:drawing>
      </w:r>
      <w:r>
        <w:rPr>
          <w:rFonts w:hint="eastAsia"/>
        </w:rPr>
        <w:t>弹出菜单：</w:t>
      </w:r>
    </w:p>
    <w:p w14:paraId="1F37676A" w14:textId="77777777" w:rsidR="009617CB" w:rsidRDefault="009617CB"/>
    <w:p w14:paraId="2B871092" w14:textId="77777777" w:rsidR="009617CB" w:rsidRDefault="00CD0D91">
      <w:pPr>
        <w:rPr>
          <w:b/>
        </w:rPr>
      </w:pPr>
      <w:r w:rsidRPr="001C22CD">
        <w:rPr>
          <w:noProof/>
        </w:rPr>
        <w:lastRenderedPageBreak/>
        <w:drawing>
          <wp:inline distT="0" distB="0" distL="0" distR="0" wp14:anchorId="72931D2A" wp14:editId="10D2B8BD">
            <wp:extent cx="5270500" cy="3648710"/>
            <wp:effectExtent l="0" t="0" r="6350" b="8890"/>
            <wp:docPr id="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0500" cy="3648710"/>
                    </a:xfrm>
                    <a:prstGeom prst="rect">
                      <a:avLst/>
                    </a:prstGeom>
                    <a:noFill/>
                    <a:ln>
                      <a:noFill/>
                    </a:ln>
                  </pic:spPr>
                </pic:pic>
              </a:graphicData>
            </a:graphic>
          </wp:inline>
        </w:drawing>
      </w:r>
    </w:p>
    <w:p w14:paraId="77937A51" w14:textId="77777777" w:rsidR="009617CB" w:rsidRDefault="00521E95">
      <w:r>
        <w:rPr>
          <w:rFonts w:hint="eastAsia"/>
        </w:rPr>
        <w:t xml:space="preserve">  </w:t>
      </w:r>
      <w:r>
        <w:rPr>
          <w:rFonts w:hint="eastAsia"/>
        </w:rPr>
        <w:t>同上面一样，点击</w:t>
      </w:r>
      <w:r w:rsidR="00CD0D91">
        <w:rPr>
          <w:noProof/>
        </w:rPr>
        <w:drawing>
          <wp:inline distT="0" distB="0" distL="0" distR="0" wp14:anchorId="7F05F476" wp14:editId="22804FDA">
            <wp:extent cx="1009015" cy="224155"/>
            <wp:effectExtent l="0" t="0" r="635" b="4445"/>
            <wp:docPr id="4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09015" cy="224155"/>
                    </a:xfrm>
                    <a:prstGeom prst="rect">
                      <a:avLst/>
                    </a:prstGeom>
                    <a:noFill/>
                    <a:ln>
                      <a:noFill/>
                    </a:ln>
                  </pic:spPr>
                </pic:pic>
              </a:graphicData>
            </a:graphic>
          </wp:inline>
        </w:drawing>
      </w:r>
      <w:r>
        <w:rPr>
          <w:rFonts w:hint="eastAsia"/>
        </w:rPr>
        <w:t>选择老人。每位老人所享受的护理分别为日常护理（每个人都有的），还有医嘱护理特别添加的护理项目，要在选择老人信息后，分别如实记录下每天对老人的护理情况。点击护理时间选择当日时间：</w:t>
      </w:r>
      <w:r w:rsidR="00CD0D91" w:rsidRPr="001C22CD">
        <w:rPr>
          <w:noProof/>
        </w:rPr>
        <w:drawing>
          <wp:inline distT="0" distB="0" distL="0" distR="0" wp14:anchorId="2F8410C6" wp14:editId="788446B4">
            <wp:extent cx="1845945" cy="241300"/>
            <wp:effectExtent l="0" t="0" r="1905" b="6350"/>
            <wp:docPr id="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45945" cy="241300"/>
                    </a:xfrm>
                    <a:prstGeom prst="rect">
                      <a:avLst/>
                    </a:prstGeom>
                    <a:noFill/>
                    <a:ln>
                      <a:noFill/>
                    </a:ln>
                  </pic:spPr>
                </pic:pic>
              </a:graphicData>
            </a:graphic>
          </wp:inline>
        </w:drawing>
      </w:r>
    </w:p>
    <w:p w14:paraId="6FC867FD" w14:textId="77777777" w:rsidR="009617CB" w:rsidRDefault="00521E95">
      <w:pPr>
        <w:outlineLvl w:val="2"/>
        <w:rPr>
          <w:b/>
        </w:rPr>
      </w:pPr>
      <w:bookmarkStart w:id="18" w:name="_Toc417213711"/>
      <w:r>
        <w:rPr>
          <w:rFonts w:hint="eastAsia"/>
          <w:b/>
        </w:rPr>
        <w:t xml:space="preserve">3.3.3 </w:t>
      </w:r>
      <w:r>
        <w:rPr>
          <w:rFonts w:hint="eastAsia"/>
          <w:b/>
        </w:rPr>
        <w:t>事故记录</w:t>
      </w:r>
      <w:bookmarkEnd w:id="18"/>
    </w:p>
    <w:p w14:paraId="764A4AC5" w14:textId="77777777" w:rsidR="009617CB" w:rsidRDefault="00521E95">
      <w:pPr>
        <w:rPr>
          <w:b/>
        </w:rPr>
      </w:pPr>
      <w:r>
        <w:rPr>
          <w:rFonts w:hint="eastAsia"/>
          <w:b/>
        </w:rPr>
        <w:t>点击</w:t>
      </w:r>
      <w:r w:rsidR="00CD0D91" w:rsidRPr="001C22CD">
        <w:rPr>
          <w:noProof/>
        </w:rPr>
        <w:drawing>
          <wp:inline distT="0" distB="0" distL="0" distR="0" wp14:anchorId="0599723D" wp14:editId="6AC03199">
            <wp:extent cx="1371600" cy="146685"/>
            <wp:effectExtent l="0" t="0" r="0" b="5715"/>
            <wp:docPr id="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71600" cy="146685"/>
                    </a:xfrm>
                    <a:prstGeom prst="rect">
                      <a:avLst/>
                    </a:prstGeom>
                    <a:noFill/>
                    <a:ln>
                      <a:noFill/>
                    </a:ln>
                  </pic:spPr>
                </pic:pic>
              </a:graphicData>
            </a:graphic>
          </wp:inline>
        </w:drawing>
      </w:r>
      <w:r>
        <w:rPr>
          <w:rFonts w:hint="eastAsia"/>
        </w:rPr>
        <w:t>弹出菜单：</w:t>
      </w:r>
    </w:p>
    <w:p w14:paraId="1B235D22" w14:textId="77777777" w:rsidR="009617CB" w:rsidRDefault="00CD0D91">
      <w:pPr>
        <w:rPr>
          <w:b/>
        </w:rPr>
      </w:pPr>
      <w:r w:rsidRPr="001C22CD">
        <w:rPr>
          <w:noProof/>
        </w:rPr>
        <w:drawing>
          <wp:inline distT="0" distB="0" distL="0" distR="0" wp14:anchorId="6A3BB78F" wp14:editId="0FFDE841">
            <wp:extent cx="5279390" cy="2915920"/>
            <wp:effectExtent l="0" t="0" r="0" b="0"/>
            <wp:docPr id="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9390" cy="2915920"/>
                    </a:xfrm>
                    <a:prstGeom prst="rect">
                      <a:avLst/>
                    </a:prstGeom>
                    <a:noFill/>
                    <a:ln>
                      <a:noFill/>
                    </a:ln>
                  </pic:spPr>
                </pic:pic>
              </a:graphicData>
            </a:graphic>
          </wp:inline>
        </w:drawing>
      </w:r>
    </w:p>
    <w:p w14:paraId="36B894AE" w14:textId="77777777" w:rsidR="009617CB" w:rsidRDefault="00521E95">
      <w:r>
        <w:rPr>
          <w:rFonts w:hint="eastAsia"/>
        </w:rPr>
        <w:lastRenderedPageBreak/>
        <w:t xml:space="preserve">  </w:t>
      </w:r>
      <w:r>
        <w:rPr>
          <w:rFonts w:hint="eastAsia"/>
        </w:rPr>
        <w:t>原则上我们不希望用到事故记录，但是本着对每位老人负责的态度，还是要对老人所投诉的、以及医护行为不适当的行为进行记录。分别点击“选择老人”和“选择员工”</w:t>
      </w:r>
      <w:r w:rsidR="00CD0D91" w:rsidRPr="001C22CD">
        <w:rPr>
          <w:noProof/>
        </w:rPr>
        <w:drawing>
          <wp:inline distT="0" distB="0" distL="0" distR="0" wp14:anchorId="1AC3D065" wp14:editId="651E70CE">
            <wp:extent cx="828040" cy="586740"/>
            <wp:effectExtent l="0" t="0" r="0" b="3810"/>
            <wp:docPr id="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28040" cy="586740"/>
                    </a:xfrm>
                    <a:prstGeom prst="rect">
                      <a:avLst/>
                    </a:prstGeom>
                    <a:noFill/>
                    <a:ln>
                      <a:noFill/>
                    </a:ln>
                  </pic:spPr>
                </pic:pic>
              </a:graphicData>
            </a:graphic>
          </wp:inline>
        </w:drawing>
      </w:r>
      <w:r>
        <w:rPr>
          <w:rFonts w:hint="eastAsia"/>
        </w:rPr>
        <w:t>将事故类型和处理方案记录下来。例如：</w:t>
      </w:r>
      <w:r w:rsidR="00CD0D91">
        <w:rPr>
          <w:noProof/>
        </w:rPr>
        <w:drawing>
          <wp:inline distT="0" distB="0" distL="0" distR="0" wp14:anchorId="5BDA7EED" wp14:editId="6844401C">
            <wp:extent cx="2976245" cy="776605"/>
            <wp:effectExtent l="0" t="0" r="0" b="4445"/>
            <wp:docPr id="4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76245" cy="776605"/>
                    </a:xfrm>
                    <a:prstGeom prst="rect">
                      <a:avLst/>
                    </a:prstGeom>
                    <a:noFill/>
                    <a:ln>
                      <a:noFill/>
                    </a:ln>
                  </pic:spPr>
                </pic:pic>
              </a:graphicData>
            </a:graphic>
          </wp:inline>
        </w:drawing>
      </w:r>
    </w:p>
    <w:p w14:paraId="622C9AF2" w14:textId="77777777" w:rsidR="009617CB" w:rsidRDefault="00521E95">
      <w:pPr>
        <w:outlineLvl w:val="2"/>
        <w:rPr>
          <w:b/>
        </w:rPr>
      </w:pPr>
      <w:bookmarkStart w:id="19" w:name="_Toc417213712"/>
      <w:r>
        <w:rPr>
          <w:rFonts w:hint="eastAsia"/>
          <w:b/>
        </w:rPr>
        <w:t xml:space="preserve">3.3.4 </w:t>
      </w:r>
      <w:r>
        <w:rPr>
          <w:rFonts w:hint="eastAsia"/>
          <w:b/>
        </w:rPr>
        <w:t>请假管理</w:t>
      </w:r>
      <w:bookmarkEnd w:id="19"/>
    </w:p>
    <w:p w14:paraId="6441178B" w14:textId="77777777" w:rsidR="009617CB" w:rsidRDefault="00521E95">
      <w:pPr>
        <w:rPr>
          <w:b/>
        </w:rPr>
      </w:pPr>
      <w:r>
        <w:rPr>
          <w:rFonts w:hint="eastAsia"/>
          <w:bCs/>
        </w:rPr>
        <w:t xml:space="preserve">  </w:t>
      </w:r>
      <w:r>
        <w:rPr>
          <w:rFonts w:hint="eastAsia"/>
          <w:bCs/>
        </w:rPr>
        <w:t>点击</w:t>
      </w:r>
      <w:r w:rsidR="00CD0D91" w:rsidRPr="001C22CD">
        <w:rPr>
          <w:noProof/>
        </w:rPr>
        <w:drawing>
          <wp:inline distT="0" distB="0" distL="0" distR="0" wp14:anchorId="1D5C4F3C" wp14:editId="79587B33">
            <wp:extent cx="1371600" cy="215900"/>
            <wp:effectExtent l="0" t="0" r="0" b="0"/>
            <wp:docPr id="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71600" cy="215900"/>
                    </a:xfrm>
                    <a:prstGeom prst="rect">
                      <a:avLst/>
                    </a:prstGeom>
                    <a:noFill/>
                    <a:ln>
                      <a:noFill/>
                    </a:ln>
                  </pic:spPr>
                </pic:pic>
              </a:graphicData>
            </a:graphic>
          </wp:inline>
        </w:drawing>
      </w:r>
      <w:r>
        <w:rPr>
          <w:rFonts w:hint="eastAsia"/>
        </w:rPr>
        <w:t>，弹出以下菜单：</w:t>
      </w:r>
    </w:p>
    <w:p w14:paraId="30312356" w14:textId="77777777" w:rsidR="009617CB" w:rsidRDefault="00CD0D91">
      <w:pPr>
        <w:rPr>
          <w:b/>
        </w:rPr>
      </w:pPr>
      <w:r w:rsidRPr="001C22CD">
        <w:rPr>
          <w:noProof/>
        </w:rPr>
        <w:drawing>
          <wp:inline distT="0" distB="0" distL="0" distR="0" wp14:anchorId="527B3B87" wp14:editId="5CA78860">
            <wp:extent cx="5279390" cy="3062605"/>
            <wp:effectExtent l="0" t="0" r="0" b="4445"/>
            <wp:docPr id="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9390" cy="3062605"/>
                    </a:xfrm>
                    <a:prstGeom prst="rect">
                      <a:avLst/>
                    </a:prstGeom>
                    <a:noFill/>
                    <a:ln>
                      <a:noFill/>
                    </a:ln>
                  </pic:spPr>
                </pic:pic>
              </a:graphicData>
            </a:graphic>
          </wp:inline>
        </w:drawing>
      </w:r>
    </w:p>
    <w:p w14:paraId="68256D09" w14:textId="77777777" w:rsidR="009617CB" w:rsidRDefault="00521E95">
      <w:r>
        <w:rPr>
          <w:rFonts w:hint="eastAsia"/>
        </w:rPr>
        <w:t xml:space="preserve">  </w:t>
      </w:r>
      <w:r>
        <w:rPr>
          <w:rFonts w:hint="eastAsia"/>
        </w:rPr>
        <w:t>对于每位需要外出一段时间的老人，我们都要在这一栏目里进行请假和销假的记录来确保人员安全。每位请假的老人都需要和一位责任人进行请示，点击</w:t>
      </w:r>
      <w:r w:rsidR="00CD0D91" w:rsidRPr="001C22CD">
        <w:rPr>
          <w:noProof/>
        </w:rPr>
        <w:drawing>
          <wp:inline distT="0" distB="0" distL="0" distR="0" wp14:anchorId="2227BF04" wp14:editId="69D7C4C2">
            <wp:extent cx="784860" cy="603885"/>
            <wp:effectExtent l="0" t="0" r="0" b="5715"/>
            <wp:docPr id="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84860" cy="603885"/>
                    </a:xfrm>
                    <a:prstGeom prst="rect">
                      <a:avLst/>
                    </a:prstGeom>
                    <a:noFill/>
                    <a:ln>
                      <a:noFill/>
                    </a:ln>
                  </pic:spPr>
                </pic:pic>
              </a:graphicData>
            </a:graphic>
          </wp:inline>
        </w:drawing>
      </w:r>
      <w:r>
        <w:rPr>
          <w:rFonts w:hint="eastAsia"/>
        </w:rPr>
        <w:t>选择员工和责任人，得到批准后才可以外出。</w:t>
      </w:r>
    </w:p>
    <w:p w14:paraId="7ED4E774" w14:textId="77777777" w:rsidR="009617CB" w:rsidRDefault="00521E95">
      <w:pPr>
        <w:outlineLvl w:val="2"/>
        <w:rPr>
          <w:b/>
        </w:rPr>
      </w:pPr>
      <w:bookmarkStart w:id="20" w:name="_Toc417213713"/>
      <w:r>
        <w:rPr>
          <w:rFonts w:hint="eastAsia"/>
          <w:b/>
        </w:rPr>
        <w:t xml:space="preserve">3.3.5 </w:t>
      </w:r>
      <w:r>
        <w:rPr>
          <w:rFonts w:hint="eastAsia"/>
          <w:b/>
        </w:rPr>
        <w:t>生日提醒</w:t>
      </w:r>
      <w:bookmarkEnd w:id="20"/>
    </w:p>
    <w:p w14:paraId="48C050A4" w14:textId="77777777" w:rsidR="009617CB" w:rsidRDefault="00521E95">
      <w:pPr>
        <w:rPr>
          <w:b/>
        </w:rPr>
      </w:pPr>
      <w:r>
        <w:rPr>
          <w:rFonts w:hint="eastAsia"/>
          <w:bCs/>
        </w:rPr>
        <w:t xml:space="preserve">  </w:t>
      </w:r>
      <w:r>
        <w:rPr>
          <w:rFonts w:hint="eastAsia"/>
          <w:bCs/>
        </w:rPr>
        <w:t>点击</w:t>
      </w:r>
      <w:r w:rsidR="00CD0D91" w:rsidRPr="001C22CD">
        <w:rPr>
          <w:noProof/>
        </w:rPr>
        <w:drawing>
          <wp:inline distT="0" distB="0" distL="0" distR="0" wp14:anchorId="15A42B2F" wp14:editId="56196258">
            <wp:extent cx="1259205" cy="233045"/>
            <wp:effectExtent l="0" t="0" r="0" b="0"/>
            <wp:docPr id="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59205" cy="233045"/>
                    </a:xfrm>
                    <a:prstGeom prst="rect">
                      <a:avLst/>
                    </a:prstGeom>
                    <a:noFill/>
                    <a:ln>
                      <a:noFill/>
                    </a:ln>
                  </pic:spPr>
                </pic:pic>
              </a:graphicData>
            </a:graphic>
          </wp:inline>
        </w:drawing>
      </w:r>
      <w:r>
        <w:rPr>
          <w:rFonts w:hint="eastAsia"/>
        </w:rPr>
        <w:t>，弹出以下菜单：</w:t>
      </w:r>
    </w:p>
    <w:p w14:paraId="14E27507" w14:textId="77777777" w:rsidR="009617CB" w:rsidRDefault="00CD0D91">
      <w:pPr>
        <w:rPr>
          <w:b/>
        </w:rPr>
      </w:pPr>
      <w:r w:rsidRPr="001C22CD">
        <w:rPr>
          <w:noProof/>
        </w:rPr>
        <w:lastRenderedPageBreak/>
        <w:drawing>
          <wp:inline distT="0" distB="0" distL="0" distR="0" wp14:anchorId="26DEB39F" wp14:editId="489D9295">
            <wp:extent cx="5270500" cy="2130425"/>
            <wp:effectExtent l="0" t="0" r="6350" b="3175"/>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0500" cy="2130425"/>
                    </a:xfrm>
                    <a:prstGeom prst="rect">
                      <a:avLst/>
                    </a:prstGeom>
                    <a:noFill/>
                    <a:ln>
                      <a:noFill/>
                    </a:ln>
                  </pic:spPr>
                </pic:pic>
              </a:graphicData>
            </a:graphic>
          </wp:inline>
        </w:drawing>
      </w:r>
    </w:p>
    <w:p w14:paraId="4EB05207" w14:textId="77777777" w:rsidR="009617CB" w:rsidRDefault="00521E95">
      <w:r>
        <w:rPr>
          <w:rFonts w:hint="eastAsia"/>
        </w:rPr>
        <w:t xml:space="preserve">  </w:t>
      </w:r>
      <w:r>
        <w:rPr>
          <w:rFonts w:hint="eastAsia"/>
        </w:rPr>
        <w:t>对于每位入住的老人，在登记信息时候我们已经将生日输入数据库中，这样可以通过这个菜单随时调出查看，便于对每位老人带来生日的问候。</w:t>
      </w:r>
    </w:p>
    <w:p w14:paraId="5D47B121" w14:textId="77777777" w:rsidR="009617CB" w:rsidRDefault="00521E95">
      <w:pPr>
        <w:outlineLvl w:val="2"/>
        <w:rPr>
          <w:b/>
        </w:rPr>
      </w:pPr>
      <w:bookmarkStart w:id="21" w:name="_Toc417213714"/>
      <w:r>
        <w:rPr>
          <w:rFonts w:hint="eastAsia"/>
          <w:b/>
        </w:rPr>
        <w:t xml:space="preserve">3.3.6 </w:t>
      </w:r>
      <w:r>
        <w:rPr>
          <w:rFonts w:hint="eastAsia"/>
          <w:b/>
        </w:rPr>
        <w:t>护理变更</w:t>
      </w:r>
      <w:bookmarkEnd w:id="21"/>
    </w:p>
    <w:p w14:paraId="22632FFB" w14:textId="77777777" w:rsidR="009617CB" w:rsidRDefault="00521E95">
      <w:pPr>
        <w:rPr>
          <w:b/>
        </w:rPr>
      </w:pPr>
      <w:r>
        <w:rPr>
          <w:rFonts w:hint="eastAsia"/>
          <w:bCs/>
        </w:rPr>
        <w:t xml:space="preserve">  </w:t>
      </w:r>
      <w:r>
        <w:rPr>
          <w:rFonts w:hint="eastAsia"/>
          <w:bCs/>
        </w:rPr>
        <w:t>点击</w:t>
      </w:r>
      <w:r w:rsidR="00CD0D91" w:rsidRPr="001C22CD">
        <w:rPr>
          <w:noProof/>
        </w:rPr>
        <w:drawing>
          <wp:inline distT="0" distB="0" distL="0" distR="0" wp14:anchorId="600D4454" wp14:editId="7803416C">
            <wp:extent cx="1380490" cy="259080"/>
            <wp:effectExtent l="0" t="0" r="0" b="7620"/>
            <wp:docPr id="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80490" cy="259080"/>
                    </a:xfrm>
                    <a:prstGeom prst="rect">
                      <a:avLst/>
                    </a:prstGeom>
                    <a:noFill/>
                    <a:ln>
                      <a:noFill/>
                    </a:ln>
                  </pic:spPr>
                </pic:pic>
              </a:graphicData>
            </a:graphic>
          </wp:inline>
        </w:drawing>
      </w:r>
      <w:r>
        <w:rPr>
          <w:rFonts w:hint="eastAsia"/>
        </w:rPr>
        <w:t>，弹出以下菜单：</w:t>
      </w:r>
    </w:p>
    <w:p w14:paraId="523486BA" w14:textId="77777777" w:rsidR="009617CB" w:rsidRDefault="00521E95">
      <w:r>
        <w:rPr>
          <w:rFonts w:hint="eastAsia"/>
        </w:rPr>
        <w:t xml:space="preserve">  </w:t>
      </w:r>
      <w:r>
        <w:rPr>
          <w:rFonts w:hint="eastAsia"/>
        </w:rPr>
        <w:t>对于需要调整床位，还有变更护理级别的老人，需要根据以下操作进行登记：</w:t>
      </w:r>
    </w:p>
    <w:p w14:paraId="44215F8B" w14:textId="77777777" w:rsidR="009617CB" w:rsidRDefault="00CD0D91">
      <w:r w:rsidRPr="001C22CD">
        <w:rPr>
          <w:noProof/>
        </w:rPr>
        <w:drawing>
          <wp:inline distT="0" distB="0" distL="0" distR="0" wp14:anchorId="2FF1D68E" wp14:editId="6BC0C50C">
            <wp:extent cx="5270500" cy="2959100"/>
            <wp:effectExtent l="0" t="0" r="6350" b="0"/>
            <wp:docPr id="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0500" cy="2959100"/>
                    </a:xfrm>
                    <a:prstGeom prst="rect">
                      <a:avLst/>
                    </a:prstGeom>
                    <a:noFill/>
                    <a:ln>
                      <a:noFill/>
                    </a:ln>
                  </pic:spPr>
                </pic:pic>
              </a:graphicData>
            </a:graphic>
          </wp:inline>
        </w:drawing>
      </w:r>
    </w:p>
    <w:p w14:paraId="4F5B2665" w14:textId="77777777" w:rsidR="009617CB" w:rsidRDefault="00521E95">
      <w:r>
        <w:rPr>
          <w:rFonts w:hint="eastAsia"/>
        </w:rPr>
        <w:t xml:space="preserve">  </w:t>
      </w:r>
      <w:r>
        <w:rPr>
          <w:rFonts w:hint="eastAsia"/>
        </w:rPr>
        <w:t>对于变更床位的老人，首先选择老人</w:t>
      </w:r>
      <w:r w:rsidR="00CD0D91">
        <w:rPr>
          <w:noProof/>
        </w:rPr>
        <w:drawing>
          <wp:inline distT="0" distB="0" distL="0" distR="0" wp14:anchorId="5D5457CA" wp14:editId="07B8D919">
            <wp:extent cx="741680" cy="207010"/>
            <wp:effectExtent l="0" t="0" r="1270" b="2540"/>
            <wp:docPr id="5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41680" cy="207010"/>
                    </a:xfrm>
                    <a:prstGeom prst="rect">
                      <a:avLst/>
                    </a:prstGeom>
                    <a:noFill/>
                    <a:ln>
                      <a:noFill/>
                    </a:ln>
                  </pic:spPr>
                </pic:pic>
              </a:graphicData>
            </a:graphic>
          </wp:inline>
        </w:drawing>
      </w:r>
      <w:r>
        <w:rPr>
          <w:rFonts w:hint="eastAsia"/>
        </w:rPr>
        <w:t>，然后点击最左上方的按钮</w:t>
      </w:r>
      <w:r w:rsidR="00CD0D91">
        <w:rPr>
          <w:noProof/>
        </w:rPr>
        <w:drawing>
          <wp:inline distT="0" distB="0" distL="0" distR="0" wp14:anchorId="596D3918" wp14:editId="4E344395">
            <wp:extent cx="758825" cy="233045"/>
            <wp:effectExtent l="0" t="0" r="3175" b="0"/>
            <wp:docPr id="5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58825" cy="233045"/>
                    </a:xfrm>
                    <a:prstGeom prst="rect">
                      <a:avLst/>
                    </a:prstGeom>
                    <a:noFill/>
                    <a:ln>
                      <a:noFill/>
                    </a:ln>
                  </pic:spPr>
                </pic:pic>
              </a:graphicData>
            </a:graphic>
          </wp:inline>
        </w:drawing>
      </w:r>
      <w:r>
        <w:rPr>
          <w:rFonts w:hint="eastAsia"/>
        </w:rPr>
        <w:t>，然后就可以点击选择床位</w:t>
      </w:r>
      <w:r w:rsidR="00CD0D91">
        <w:rPr>
          <w:noProof/>
        </w:rPr>
        <w:drawing>
          <wp:inline distT="0" distB="0" distL="0" distR="0" wp14:anchorId="46117A41" wp14:editId="278BE243">
            <wp:extent cx="707390" cy="259080"/>
            <wp:effectExtent l="0" t="0" r="0" b="7620"/>
            <wp:docPr id="5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07390" cy="259080"/>
                    </a:xfrm>
                    <a:prstGeom prst="rect">
                      <a:avLst/>
                    </a:prstGeom>
                    <a:noFill/>
                    <a:ln>
                      <a:noFill/>
                    </a:ln>
                  </pic:spPr>
                </pic:pic>
              </a:graphicData>
            </a:graphic>
          </wp:inline>
        </w:drawing>
      </w:r>
      <w:r>
        <w:rPr>
          <w:rFonts w:hint="eastAsia"/>
        </w:rPr>
        <w:t>来进行调整，选择无床的床位进行安排：</w:t>
      </w:r>
    </w:p>
    <w:p w14:paraId="76DCD4CB" w14:textId="77777777" w:rsidR="009617CB" w:rsidRDefault="00CD0D91">
      <w:r w:rsidRPr="001C22CD">
        <w:rPr>
          <w:noProof/>
        </w:rPr>
        <w:lastRenderedPageBreak/>
        <w:drawing>
          <wp:inline distT="0" distB="0" distL="0" distR="0" wp14:anchorId="3C73E53A" wp14:editId="452DC773">
            <wp:extent cx="5270500" cy="2941320"/>
            <wp:effectExtent l="0" t="0" r="6350" b="0"/>
            <wp:docPr id="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0500" cy="2941320"/>
                    </a:xfrm>
                    <a:prstGeom prst="rect">
                      <a:avLst/>
                    </a:prstGeom>
                    <a:noFill/>
                    <a:ln>
                      <a:noFill/>
                    </a:ln>
                  </pic:spPr>
                </pic:pic>
              </a:graphicData>
            </a:graphic>
          </wp:inline>
        </w:drawing>
      </w:r>
    </w:p>
    <w:p w14:paraId="10DC635D" w14:textId="77777777" w:rsidR="009617CB" w:rsidRDefault="00CD0D91">
      <w:r w:rsidRPr="001C22CD">
        <w:rPr>
          <w:noProof/>
        </w:rPr>
        <w:drawing>
          <wp:inline distT="0" distB="0" distL="0" distR="0" wp14:anchorId="08495767" wp14:editId="00AACEFB">
            <wp:extent cx="284480" cy="767715"/>
            <wp:effectExtent l="0" t="0" r="1270" b="0"/>
            <wp:docPr id="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4480" cy="767715"/>
                    </a:xfrm>
                    <a:prstGeom prst="rect">
                      <a:avLst/>
                    </a:prstGeom>
                    <a:noFill/>
                    <a:ln>
                      <a:noFill/>
                    </a:ln>
                  </pic:spPr>
                </pic:pic>
              </a:graphicData>
            </a:graphic>
          </wp:inline>
        </w:drawing>
      </w:r>
      <w:r w:rsidR="00521E95">
        <w:rPr>
          <w:rFonts w:hint="eastAsia"/>
        </w:rPr>
        <w:t>这样的就可以选择。</w:t>
      </w:r>
    </w:p>
    <w:p w14:paraId="71DCA4C0" w14:textId="77777777" w:rsidR="009617CB" w:rsidRDefault="00521E95">
      <w:r>
        <w:rPr>
          <w:rFonts w:hint="eastAsia"/>
        </w:rPr>
        <w:t xml:space="preserve">  </w:t>
      </w:r>
      <w:r>
        <w:rPr>
          <w:rFonts w:hint="eastAsia"/>
        </w:rPr>
        <w:t>如果需要改变护理级别，那么在选择之后，点击新护理级别来改变：</w:t>
      </w:r>
    </w:p>
    <w:p w14:paraId="38A93BE8" w14:textId="77777777" w:rsidR="009617CB" w:rsidRDefault="00CD0D91">
      <w:r w:rsidRPr="001C22CD">
        <w:rPr>
          <w:noProof/>
        </w:rPr>
        <w:drawing>
          <wp:inline distT="0" distB="0" distL="0" distR="0" wp14:anchorId="33D32E61" wp14:editId="47A705BF">
            <wp:extent cx="2536190" cy="370840"/>
            <wp:effectExtent l="0" t="0" r="0" b="0"/>
            <wp:docPr id="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36190" cy="370840"/>
                    </a:xfrm>
                    <a:prstGeom prst="rect">
                      <a:avLst/>
                    </a:prstGeom>
                    <a:noFill/>
                    <a:ln>
                      <a:noFill/>
                    </a:ln>
                  </pic:spPr>
                </pic:pic>
              </a:graphicData>
            </a:graphic>
          </wp:inline>
        </w:drawing>
      </w:r>
    </w:p>
    <w:p w14:paraId="4F6C0B52" w14:textId="77777777" w:rsidR="009617CB" w:rsidRDefault="00521E95">
      <w:pPr>
        <w:outlineLvl w:val="2"/>
        <w:rPr>
          <w:b/>
        </w:rPr>
      </w:pPr>
      <w:bookmarkStart w:id="22" w:name="_Toc417213715"/>
      <w:r>
        <w:rPr>
          <w:rFonts w:hint="eastAsia"/>
          <w:b/>
        </w:rPr>
        <w:t xml:space="preserve">3.3.7 </w:t>
      </w:r>
      <w:r>
        <w:rPr>
          <w:rFonts w:hint="eastAsia"/>
          <w:b/>
        </w:rPr>
        <w:t>生化检查</w:t>
      </w:r>
      <w:bookmarkEnd w:id="22"/>
    </w:p>
    <w:p w14:paraId="7EFB3309" w14:textId="77777777" w:rsidR="009617CB" w:rsidRDefault="00521E95">
      <w:r>
        <w:rPr>
          <w:rFonts w:hint="eastAsia"/>
        </w:rPr>
        <w:t xml:space="preserve">  </w:t>
      </w:r>
      <w:r>
        <w:rPr>
          <w:rFonts w:hint="eastAsia"/>
        </w:rPr>
        <w:t>为了对老人的身体状况进行实时的了解，我们需要在生化检查中输入老人们定时检查的身体指标，并且可以查看和打印，请选择好老人后按化验单填入。</w:t>
      </w:r>
    </w:p>
    <w:p w14:paraId="05E1CFD7" w14:textId="77777777" w:rsidR="009617CB" w:rsidRDefault="00521E95">
      <w:pPr>
        <w:rPr>
          <w:b/>
        </w:rPr>
      </w:pPr>
      <w:r>
        <w:rPr>
          <w:rFonts w:hint="eastAsia"/>
          <w:bCs/>
        </w:rPr>
        <w:t xml:space="preserve">  </w:t>
      </w:r>
      <w:r>
        <w:rPr>
          <w:rFonts w:hint="eastAsia"/>
          <w:bCs/>
        </w:rPr>
        <w:t>点击</w:t>
      </w:r>
      <w:r w:rsidR="00CD0D91" w:rsidRPr="001C22CD">
        <w:rPr>
          <w:noProof/>
        </w:rPr>
        <w:drawing>
          <wp:inline distT="0" distB="0" distL="0" distR="0" wp14:anchorId="6D9452CD" wp14:editId="6E3985E5">
            <wp:extent cx="1371600" cy="198120"/>
            <wp:effectExtent l="0" t="0" r="0" b="0"/>
            <wp:docPr id="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0" cy="198120"/>
                    </a:xfrm>
                    <a:prstGeom prst="rect">
                      <a:avLst/>
                    </a:prstGeom>
                    <a:noFill/>
                    <a:ln>
                      <a:noFill/>
                    </a:ln>
                  </pic:spPr>
                </pic:pic>
              </a:graphicData>
            </a:graphic>
          </wp:inline>
        </w:drawing>
      </w:r>
      <w:r>
        <w:rPr>
          <w:rFonts w:hint="eastAsia"/>
        </w:rPr>
        <w:t>，弹出以下菜单：</w:t>
      </w:r>
    </w:p>
    <w:p w14:paraId="42EF306A" w14:textId="77777777" w:rsidR="009617CB" w:rsidRDefault="009617CB"/>
    <w:p w14:paraId="6D212D05" w14:textId="77777777" w:rsidR="009617CB" w:rsidRDefault="00CD0D91">
      <w:r w:rsidRPr="001C22CD">
        <w:rPr>
          <w:noProof/>
        </w:rPr>
        <w:lastRenderedPageBreak/>
        <w:drawing>
          <wp:inline distT="0" distB="0" distL="0" distR="0" wp14:anchorId="2FD2931C" wp14:editId="3C6268D2">
            <wp:extent cx="5279390" cy="3277870"/>
            <wp:effectExtent l="0" t="0" r="0" b="0"/>
            <wp:docPr id="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9390" cy="3277870"/>
                    </a:xfrm>
                    <a:prstGeom prst="rect">
                      <a:avLst/>
                    </a:prstGeom>
                    <a:noFill/>
                    <a:ln>
                      <a:noFill/>
                    </a:ln>
                  </pic:spPr>
                </pic:pic>
              </a:graphicData>
            </a:graphic>
          </wp:inline>
        </w:drawing>
      </w:r>
    </w:p>
    <w:p w14:paraId="2CC902D7" w14:textId="77777777" w:rsidR="009617CB" w:rsidRDefault="00CD0D91">
      <w:r>
        <w:rPr>
          <w:noProof/>
        </w:rPr>
        <w:drawing>
          <wp:inline distT="0" distB="0" distL="0" distR="0" wp14:anchorId="265C1D5A" wp14:editId="36DED01A">
            <wp:extent cx="957580" cy="284480"/>
            <wp:effectExtent l="0" t="0" r="0" b="1270"/>
            <wp:docPr id="6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7580" cy="284480"/>
                    </a:xfrm>
                    <a:prstGeom prst="rect">
                      <a:avLst/>
                    </a:prstGeom>
                    <a:noFill/>
                    <a:ln>
                      <a:noFill/>
                    </a:ln>
                  </pic:spPr>
                </pic:pic>
              </a:graphicData>
            </a:graphic>
          </wp:inline>
        </w:drawing>
      </w:r>
      <w:r w:rsidR="00521E95">
        <w:rPr>
          <w:rFonts w:hint="eastAsia"/>
        </w:rPr>
        <w:t>，然后填入信息，比如</w:t>
      </w:r>
      <w:r>
        <w:rPr>
          <w:noProof/>
        </w:rPr>
        <w:drawing>
          <wp:inline distT="0" distB="0" distL="0" distR="0" wp14:anchorId="1CE23716" wp14:editId="2D67FEF7">
            <wp:extent cx="2553335" cy="344805"/>
            <wp:effectExtent l="0" t="0" r="0" b="0"/>
            <wp:docPr id="6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53335" cy="344805"/>
                    </a:xfrm>
                    <a:prstGeom prst="rect">
                      <a:avLst/>
                    </a:prstGeom>
                    <a:noFill/>
                    <a:ln>
                      <a:noFill/>
                    </a:ln>
                  </pic:spPr>
                </pic:pic>
              </a:graphicData>
            </a:graphic>
          </wp:inline>
        </w:drawing>
      </w:r>
      <w:r w:rsidR="00521E95">
        <w:rPr>
          <w:rFonts w:hint="eastAsia"/>
        </w:rPr>
        <w:t>，最后点击确定保存。</w:t>
      </w:r>
    </w:p>
    <w:p w14:paraId="367ECCD8" w14:textId="77777777" w:rsidR="009617CB" w:rsidRDefault="00521E95">
      <w:pPr>
        <w:outlineLvl w:val="2"/>
        <w:rPr>
          <w:b/>
        </w:rPr>
      </w:pPr>
      <w:bookmarkStart w:id="23" w:name="_Toc417213716"/>
      <w:r>
        <w:rPr>
          <w:rFonts w:hint="eastAsia"/>
          <w:b/>
        </w:rPr>
        <w:t xml:space="preserve">3.3.8 </w:t>
      </w:r>
      <w:r>
        <w:rPr>
          <w:rFonts w:hint="eastAsia"/>
          <w:b/>
        </w:rPr>
        <w:t>老人信息查询</w:t>
      </w:r>
      <w:bookmarkEnd w:id="23"/>
    </w:p>
    <w:p w14:paraId="39855309" w14:textId="77777777" w:rsidR="009617CB" w:rsidRDefault="00521E95">
      <w:r>
        <w:rPr>
          <w:rFonts w:hint="eastAsia"/>
        </w:rPr>
        <w:t xml:space="preserve">  </w:t>
      </w:r>
      <w:r>
        <w:rPr>
          <w:rFonts w:hint="eastAsia"/>
        </w:rPr>
        <w:t>为了便于管理老人的信息，可以快速查询，我们可以通过老人信息查询来实现。</w:t>
      </w:r>
    </w:p>
    <w:p w14:paraId="4ACF4E92" w14:textId="77777777" w:rsidR="009617CB" w:rsidRDefault="00521E95">
      <w:r>
        <w:rPr>
          <w:rFonts w:hint="eastAsia"/>
        </w:rPr>
        <w:t>点击</w:t>
      </w:r>
      <w:r w:rsidR="00CD0D91" w:rsidRPr="001C22CD">
        <w:rPr>
          <w:noProof/>
        </w:rPr>
        <w:drawing>
          <wp:inline distT="0" distB="0" distL="0" distR="0" wp14:anchorId="09AD1782" wp14:editId="506B9E88">
            <wp:extent cx="1397635" cy="276225"/>
            <wp:effectExtent l="0" t="0" r="0" b="9525"/>
            <wp:docPr id="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97635" cy="276225"/>
                    </a:xfrm>
                    <a:prstGeom prst="rect">
                      <a:avLst/>
                    </a:prstGeom>
                    <a:noFill/>
                    <a:ln>
                      <a:noFill/>
                    </a:ln>
                  </pic:spPr>
                </pic:pic>
              </a:graphicData>
            </a:graphic>
          </wp:inline>
        </w:drawing>
      </w:r>
      <w:r>
        <w:rPr>
          <w:rFonts w:hint="eastAsia"/>
        </w:rPr>
        <w:t>：</w:t>
      </w:r>
    </w:p>
    <w:p w14:paraId="0E0609C3" w14:textId="77777777" w:rsidR="009617CB" w:rsidRDefault="00521E95">
      <w:r>
        <w:rPr>
          <w:rFonts w:hint="eastAsia"/>
        </w:rPr>
        <w:t xml:space="preserve">  </w:t>
      </w:r>
      <w:r>
        <w:rPr>
          <w:rFonts w:hint="eastAsia"/>
        </w:rPr>
        <w:t>弹出以下窗口：</w:t>
      </w:r>
      <w:r w:rsidR="00CD0D91">
        <w:rPr>
          <w:noProof/>
        </w:rPr>
        <w:drawing>
          <wp:inline distT="0" distB="0" distL="0" distR="0" wp14:anchorId="4BADAC1C" wp14:editId="60B08CCE">
            <wp:extent cx="3580130" cy="673100"/>
            <wp:effectExtent l="0" t="0" r="1270" b="0"/>
            <wp:docPr id="64" name="图片 30" descr="QQ截图2014110515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QQ截图201411051528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80130" cy="673100"/>
                    </a:xfrm>
                    <a:prstGeom prst="rect">
                      <a:avLst/>
                    </a:prstGeom>
                    <a:noFill/>
                    <a:ln>
                      <a:noFill/>
                    </a:ln>
                  </pic:spPr>
                </pic:pic>
              </a:graphicData>
            </a:graphic>
          </wp:inline>
        </w:drawing>
      </w:r>
    </w:p>
    <w:p w14:paraId="18B145B3" w14:textId="77777777" w:rsidR="009617CB" w:rsidRDefault="00521E95">
      <w:r>
        <w:rPr>
          <w:rFonts w:hint="eastAsia"/>
        </w:rPr>
        <w:t xml:space="preserve">  </w:t>
      </w:r>
      <w:r>
        <w:rPr>
          <w:rFonts w:hint="eastAsia"/>
        </w:rPr>
        <w:t>点击</w:t>
      </w:r>
      <w:r>
        <w:rPr>
          <w:rFonts w:hint="eastAsia"/>
        </w:rPr>
        <w:t xml:space="preserve"> </w:t>
      </w:r>
      <w:r w:rsidR="00CD0D91" w:rsidRPr="001C22CD">
        <w:rPr>
          <w:noProof/>
        </w:rPr>
        <w:drawing>
          <wp:inline distT="0" distB="0" distL="0" distR="0" wp14:anchorId="7016A47B" wp14:editId="2FB1073C">
            <wp:extent cx="647065" cy="259080"/>
            <wp:effectExtent l="0" t="0" r="635" b="7620"/>
            <wp:docPr id="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065" cy="259080"/>
                    </a:xfrm>
                    <a:prstGeom prst="rect">
                      <a:avLst/>
                    </a:prstGeom>
                    <a:noFill/>
                    <a:ln>
                      <a:noFill/>
                    </a:ln>
                  </pic:spPr>
                </pic:pic>
              </a:graphicData>
            </a:graphic>
          </wp:inline>
        </w:drawing>
      </w:r>
      <w:r>
        <w:rPr>
          <w:rFonts w:hint="eastAsia"/>
        </w:rPr>
        <w:t xml:space="preserve"> </w:t>
      </w:r>
      <w:r>
        <w:rPr>
          <w:rFonts w:hint="eastAsia"/>
        </w:rPr>
        <w:t>按钮后弹出如下窗口：</w:t>
      </w:r>
    </w:p>
    <w:p w14:paraId="63CB9EEB" w14:textId="77777777" w:rsidR="009617CB" w:rsidRDefault="00CD0D91">
      <w:r w:rsidRPr="001C22CD">
        <w:rPr>
          <w:noProof/>
        </w:rPr>
        <w:lastRenderedPageBreak/>
        <w:drawing>
          <wp:inline distT="0" distB="0" distL="0" distR="0" wp14:anchorId="356F48B6" wp14:editId="094545A3">
            <wp:extent cx="5270500" cy="2941320"/>
            <wp:effectExtent l="0" t="0" r="6350" b="0"/>
            <wp:docPr id="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0500" cy="2941320"/>
                    </a:xfrm>
                    <a:prstGeom prst="rect">
                      <a:avLst/>
                    </a:prstGeom>
                    <a:noFill/>
                    <a:ln>
                      <a:noFill/>
                    </a:ln>
                  </pic:spPr>
                </pic:pic>
              </a:graphicData>
            </a:graphic>
          </wp:inline>
        </w:drawing>
      </w:r>
    </w:p>
    <w:p w14:paraId="159C94BC" w14:textId="77777777" w:rsidR="009617CB" w:rsidRDefault="00521E95">
      <w:r>
        <w:rPr>
          <w:rFonts w:hint="eastAsia"/>
        </w:rPr>
        <w:t xml:space="preserve">  </w:t>
      </w:r>
      <w:r>
        <w:rPr>
          <w:rFonts w:hint="eastAsia"/>
        </w:rPr>
        <w:t>还有通过时间和需要查询的信息来进行选择。（前面说明过了）</w:t>
      </w:r>
    </w:p>
    <w:p w14:paraId="3302B156" w14:textId="77777777" w:rsidR="009617CB" w:rsidRDefault="009617CB"/>
    <w:p w14:paraId="0959FD32" w14:textId="77777777" w:rsidR="009617CB" w:rsidRDefault="00521E95">
      <w:pPr>
        <w:ind w:firstLineChars="50" w:firstLine="120"/>
        <w:outlineLvl w:val="1"/>
        <w:rPr>
          <w:rStyle w:val="af1"/>
          <w:b/>
          <w:sz w:val="24"/>
          <w:szCs w:val="32"/>
          <w:u w:val="single"/>
        </w:rPr>
      </w:pPr>
      <w:bookmarkStart w:id="24" w:name="_Toc417213717"/>
      <w:r>
        <w:rPr>
          <w:rStyle w:val="af1"/>
          <w:rFonts w:hint="eastAsia"/>
          <w:b/>
          <w:sz w:val="24"/>
          <w:szCs w:val="32"/>
          <w:u w:val="single"/>
        </w:rPr>
        <w:t xml:space="preserve">3.4 </w:t>
      </w:r>
      <w:r>
        <w:rPr>
          <w:rStyle w:val="af1"/>
          <w:rFonts w:hint="eastAsia"/>
          <w:b/>
          <w:sz w:val="24"/>
          <w:szCs w:val="32"/>
          <w:u w:val="single"/>
        </w:rPr>
        <w:t>收费管理</w:t>
      </w:r>
      <w:bookmarkEnd w:id="24"/>
    </w:p>
    <w:p w14:paraId="5C532F8B" w14:textId="77777777" w:rsidR="009617CB" w:rsidRDefault="00521E95">
      <w:pPr>
        <w:ind w:firstLineChars="50" w:firstLine="110"/>
      </w:pPr>
      <w:r>
        <w:rPr>
          <w:rFonts w:hint="eastAsia"/>
        </w:rPr>
        <w:t xml:space="preserve">  </w:t>
      </w:r>
      <w:r>
        <w:rPr>
          <w:rFonts w:hint="eastAsia"/>
        </w:rPr>
        <w:t>收费管理是用来管理老人们的备用金，还有</w:t>
      </w:r>
      <w:proofErr w:type="gramStart"/>
      <w:r>
        <w:rPr>
          <w:rFonts w:hint="eastAsia"/>
        </w:rPr>
        <w:t>退住时候</w:t>
      </w:r>
      <w:proofErr w:type="gramEnd"/>
      <w:r>
        <w:rPr>
          <w:rFonts w:hint="eastAsia"/>
        </w:rPr>
        <w:t>所用到的核算项目。点击</w:t>
      </w:r>
      <w:r w:rsidR="00CD0D91" w:rsidRPr="001C22CD">
        <w:rPr>
          <w:noProof/>
        </w:rPr>
        <w:drawing>
          <wp:inline distT="0" distB="0" distL="0" distR="0" wp14:anchorId="418D37AF" wp14:editId="619E1AA0">
            <wp:extent cx="1294130" cy="362585"/>
            <wp:effectExtent l="0" t="0" r="1270" b="0"/>
            <wp:docPr id="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94130" cy="362585"/>
                    </a:xfrm>
                    <a:prstGeom prst="rect">
                      <a:avLst/>
                    </a:prstGeom>
                    <a:noFill/>
                    <a:ln>
                      <a:noFill/>
                    </a:ln>
                  </pic:spPr>
                </pic:pic>
              </a:graphicData>
            </a:graphic>
          </wp:inline>
        </w:drawing>
      </w:r>
      <w:r>
        <w:rPr>
          <w:rFonts w:hint="eastAsia"/>
        </w:rPr>
        <w:t>即可打开以下菜单：</w:t>
      </w:r>
    </w:p>
    <w:p w14:paraId="7E53D32A" w14:textId="77777777" w:rsidR="009617CB" w:rsidRDefault="00CD0D91">
      <w:pPr>
        <w:ind w:firstLineChars="50" w:firstLine="110"/>
      </w:pPr>
      <w:r w:rsidRPr="001C22CD">
        <w:rPr>
          <w:noProof/>
        </w:rPr>
        <w:drawing>
          <wp:inline distT="0" distB="0" distL="0" distR="0" wp14:anchorId="0970551A" wp14:editId="357D8C48">
            <wp:extent cx="1345565" cy="1682115"/>
            <wp:effectExtent l="0" t="0" r="6985" b="0"/>
            <wp:docPr id="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45565" cy="1682115"/>
                    </a:xfrm>
                    <a:prstGeom prst="rect">
                      <a:avLst/>
                    </a:prstGeom>
                    <a:noFill/>
                    <a:ln>
                      <a:noFill/>
                    </a:ln>
                  </pic:spPr>
                </pic:pic>
              </a:graphicData>
            </a:graphic>
          </wp:inline>
        </w:drawing>
      </w:r>
    </w:p>
    <w:p w14:paraId="70D8F322" w14:textId="77777777" w:rsidR="009617CB" w:rsidRDefault="00521E95">
      <w:pPr>
        <w:ind w:firstLineChars="150" w:firstLine="330"/>
        <w:outlineLvl w:val="2"/>
        <w:rPr>
          <w:rStyle w:val="af1"/>
          <w:b/>
          <w:bCs/>
          <w:szCs w:val="28"/>
        </w:rPr>
      </w:pPr>
      <w:bookmarkStart w:id="25" w:name="_Toc417213718"/>
      <w:r>
        <w:rPr>
          <w:rStyle w:val="af1"/>
          <w:rFonts w:hint="eastAsia"/>
          <w:b/>
          <w:bCs/>
          <w:szCs w:val="28"/>
        </w:rPr>
        <w:t xml:space="preserve">3.4.1 </w:t>
      </w:r>
      <w:r>
        <w:rPr>
          <w:rStyle w:val="af1"/>
          <w:rFonts w:hint="eastAsia"/>
          <w:b/>
          <w:bCs/>
          <w:szCs w:val="28"/>
        </w:rPr>
        <w:t>备用金续费</w:t>
      </w:r>
      <w:bookmarkEnd w:id="25"/>
    </w:p>
    <w:p w14:paraId="4DF44960" w14:textId="77777777" w:rsidR="009617CB" w:rsidRDefault="00521E95" w:rsidP="000E2936">
      <w:r>
        <w:rPr>
          <w:rFonts w:hint="eastAsia"/>
        </w:rPr>
        <w:t xml:space="preserve">  </w:t>
      </w:r>
      <w:r>
        <w:rPr>
          <w:rFonts w:hint="eastAsia"/>
        </w:rPr>
        <w:t>点击</w:t>
      </w:r>
      <w:r w:rsidR="00CD0D91" w:rsidRPr="001C22CD">
        <w:rPr>
          <w:noProof/>
        </w:rPr>
        <w:drawing>
          <wp:inline distT="0" distB="0" distL="0" distR="0" wp14:anchorId="2C7B64B9" wp14:editId="14D3DA63">
            <wp:extent cx="1431925" cy="301625"/>
            <wp:effectExtent l="0" t="0" r="0" b="3175"/>
            <wp:docPr id="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31925" cy="301625"/>
                    </a:xfrm>
                    <a:prstGeom prst="rect">
                      <a:avLst/>
                    </a:prstGeom>
                    <a:noFill/>
                    <a:ln>
                      <a:noFill/>
                    </a:ln>
                  </pic:spPr>
                </pic:pic>
              </a:graphicData>
            </a:graphic>
          </wp:inline>
        </w:drawing>
      </w:r>
      <w:r>
        <w:rPr>
          <w:rFonts w:hint="eastAsia"/>
        </w:rPr>
        <w:t>，弹出以下窗口：</w:t>
      </w:r>
    </w:p>
    <w:p w14:paraId="2FAFC29D" w14:textId="77777777" w:rsidR="009617CB" w:rsidRDefault="00CD0D91">
      <w:pPr>
        <w:ind w:firstLineChars="150" w:firstLine="330"/>
      </w:pPr>
      <w:r w:rsidRPr="001C22CD">
        <w:rPr>
          <w:noProof/>
        </w:rPr>
        <w:lastRenderedPageBreak/>
        <w:drawing>
          <wp:inline distT="0" distB="0" distL="0" distR="0" wp14:anchorId="1E6DBEE4" wp14:editId="7340E9C5">
            <wp:extent cx="5270500" cy="1276985"/>
            <wp:effectExtent l="0" t="0" r="6350" b="0"/>
            <wp:docPr id="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0500" cy="1276985"/>
                    </a:xfrm>
                    <a:prstGeom prst="rect">
                      <a:avLst/>
                    </a:prstGeom>
                    <a:noFill/>
                    <a:ln>
                      <a:noFill/>
                    </a:ln>
                  </pic:spPr>
                </pic:pic>
              </a:graphicData>
            </a:graphic>
          </wp:inline>
        </w:drawing>
      </w:r>
      <w:r w:rsidR="00521E95">
        <w:rPr>
          <w:rFonts w:hint="eastAsia"/>
        </w:rPr>
        <w:t xml:space="preserve">  </w:t>
      </w:r>
      <w:r w:rsidR="00521E95">
        <w:rPr>
          <w:rFonts w:hint="eastAsia"/>
        </w:rPr>
        <w:t>可以看到在右边不同老人的账户余额。</w:t>
      </w:r>
      <w:proofErr w:type="gramStart"/>
      <w:r w:rsidR="00521E95">
        <w:rPr>
          <w:rFonts w:hint="eastAsia"/>
        </w:rPr>
        <w:t>双击某</w:t>
      </w:r>
      <w:proofErr w:type="gramEnd"/>
      <w:r w:rsidR="00521E95">
        <w:rPr>
          <w:rFonts w:hint="eastAsia"/>
        </w:rPr>
        <w:t>一位打开：</w:t>
      </w:r>
    </w:p>
    <w:p w14:paraId="04C9D99B" w14:textId="77777777" w:rsidR="009617CB" w:rsidRDefault="00CD0D91">
      <w:pPr>
        <w:ind w:firstLineChars="150" w:firstLine="330"/>
      </w:pPr>
      <w:r w:rsidRPr="001C22CD">
        <w:rPr>
          <w:noProof/>
        </w:rPr>
        <w:drawing>
          <wp:inline distT="0" distB="0" distL="0" distR="0" wp14:anchorId="1C552C92" wp14:editId="0A9B9637">
            <wp:extent cx="4727575" cy="2026920"/>
            <wp:effectExtent l="0" t="0" r="0" b="0"/>
            <wp:docPr id="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27575" cy="2026920"/>
                    </a:xfrm>
                    <a:prstGeom prst="rect">
                      <a:avLst/>
                    </a:prstGeom>
                    <a:noFill/>
                    <a:ln>
                      <a:noFill/>
                    </a:ln>
                  </pic:spPr>
                </pic:pic>
              </a:graphicData>
            </a:graphic>
          </wp:inline>
        </w:drawing>
      </w:r>
    </w:p>
    <w:p w14:paraId="4EADB73F" w14:textId="77777777" w:rsidR="009617CB" w:rsidRDefault="00521E95">
      <w:r>
        <w:rPr>
          <w:rFonts w:hint="eastAsia"/>
        </w:rPr>
        <w:t xml:space="preserve">  </w:t>
      </w:r>
      <w:r>
        <w:rPr>
          <w:rFonts w:hint="eastAsia"/>
        </w:rPr>
        <w:t>可以选择现金、刷卡、转账支票收费，然后填写续费金额。点击确认退出。</w:t>
      </w:r>
    </w:p>
    <w:p w14:paraId="795BBE9B" w14:textId="77777777" w:rsidR="009617CB" w:rsidRDefault="00521E95">
      <w:pPr>
        <w:ind w:firstLineChars="150" w:firstLine="330"/>
        <w:outlineLvl w:val="2"/>
        <w:rPr>
          <w:rStyle w:val="af1"/>
          <w:b/>
          <w:bCs/>
          <w:szCs w:val="28"/>
        </w:rPr>
      </w:pPr>
      <w:bookmarkStart w:id="26" w:name="_Toc417213719"/>
      <w:r>
        <w:rPr>
          <w:rStyle w:val="af1"/>
          <w:rFonts w:hint="eastAsia"/>
          <w:b/>
          <w:bCs/>
          <w:szCs w:val="28"/>
        </w:rPr>
        <w:t xml:space="preserve">3.4.2 </w:t>
      </w:r>
      <w:r>
        <w:rPr>
          <w:rStyle w:val="af1"/>
          <w:rFonts w:hint="eastAsia"/>
          <w:b/>
          <w:bCs/>
          <w:szCs w:val="28"/>
        </w:rPr>
        <w:t>备用金扣款</w:t>
      </w:r>
      <w:bookmarkEnd w:id="26"/>
    </w:p>
    <w:p w14:paraId="4FAC2E87"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0DDE5FCD" wp14:editId="270DE835">
            <wp:extent cx="1337310" cy="207010"/>
            <wp:effectExtent l="0" t="0" r="0" b="2540"/>
            <wp:docPr id="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37310" cy="207010"/>
                    </a:xfrm>
                    <a:prstGeom prst="rect">
                      <a:avLst/>
                    </a:prstGeom>
                    <a:noFill/>
                    <a:ln>
                      <a:noFill/>
                    </a:ln>
                  </pic:spPr>
                </pic:pic>
              </a:graphicData>
            </a:graphic>
          </wp:inline>
        </w:drawing>
      </w:r>
      <w:r>
        <w:rPr>
          <w:rFonts w:hint="eastAsia"/>
        </w:rPr>
        <w:t>，弹出以下菜单：</w:t>
      </w:r>
    </w:p>
    <w:p w14:paraId="1B81D261" w14:textId="77777777" w:rsidR="009617CB" w:rsidRDefault="00CD0D91">
      <w:pPr>
        <w:ind w:firstLineChars="150" w:firstLine="330"/>
      </w:pPr>
      <w:r w:rsidRPr="001C22CD">
        <w:rPr>
          <w:noProof/>
        </w:rPr>
        <w:drawing>
          <wp:inline distT="0" distB="0" distL="0" distR="0" wp14:anchorId="5B91FD96" wp14:editId="0ABA5683">
            <wp:extent cx="4675505" cy="2363470"/>
            <wp:effectExtent l="0" t="0" r="0" b="0"/>
            <wp:docPr id="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75505" cy="2363470"/>
                    </a:xfrm>
                    <a:prstGeom prst="rect">
                      <a:avLst/>
                    </a:prstGeom>
                    <a:noFill/>
                    <a:ln>
                      <a:noFill/>
                    </a:ln>
                  </pic:spPr>
                </pic:pic>
              </a:graphicData>
            </a:graphic>
          </wp:inline>
        </w:drawing>
      </w:r>
    </w:p>
    <w:p w14:paraId="5E7084D7" w14:textId="77777777" w:rsidR="009617CB" w:rsidRDefault="00521E95">
      <w:r>
        <w:rPr>
          <w:rFonts w:hint="eastAsia"/>
        </w:rPr>
        <w:t xml:space="preserve">  </w:t>
      </w:r>
      <w:r>
        <w:rPr>
          <w:rFonts w:hint="eastAsia"/>
        </w:rPr>
        <w:t>和上面的一样，</w:t>
      </w:r>
      <w:r>
        <w:rPr>
          <w:rFonts w:hint="eastAsia"/>
        </w:rPr>
        <w:t xml:space="preserve"> </w:t>
      </w:r>
      <w:r>
        <w:rPr>
          <w:rFonts w:hint="eastAsia"/>
        </w:rPr>
        <w:t>选择好老人之后，如果需要手动扣款的话，可以填写扣款金额，扣款原因，点击确定扣款。同时系统会自动扣费。</w:t>
      </w:r>
    </w:p>
    <w:p w14:paraId="1DA50F63" w14:textId="77777777" w:rsidR="009617CB" w:rsidRDefault="00521E95">
      <w:pPr>
        <w:ind w:firstLineChars="150" w:firstLine="330"/>
        <w:outlineLvl w:val="2"/>
        <w:rPr>
          <w:rStyle w:val="af1"/>
          <w:b/>
          <w:bCs/>
          <w:szCs w:val="28"/>
        </w:rPr>
      </w:pPr>
      <w:bookmarkStart w:id="27" w:name="_Toc417213720"/>
      <w:r>
        <w:rPr>
          <w:rStyle w:val="af1"/>
          <w:rFonts w:hint="eastAsia"/>
          <w:b/>
          <w:bCs/>
          <w:szCs w:val="28"/>
        </w:rPr>
        <w:t xml:space="preserve">3.4.3 </w:t>
      </w:r>
      <w:r>
        <w:rPr>
          <w:rStyle w:val="af1"/>
          <w:rFonts w:hint="eastAsia"/>
          <w:b/>
          <w:bCs/>
          <w:szCs w:val="28"/>
        </w:rPr>
        <w:t>月费用结算</w:t>
      </w:r>
      <w:bookmarkEnd w:id="27"/>
    </w:p>
    <w:p w14:paraId="604C164A" w14:textId="77777777" w:rsidR="009617CB" w:rsidRDefault="00521E95" w:rsidP="000E2936">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29958C19" wp14:editId="692C70DF">
            <wp:extent cx="1380490" cy="207010"/>
            <wp:effectExtent l="0" t="0" r="0" b="2540"/>
            <wp:docPr id="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80490" cy="207010"/>
                    </a:xfrm>
                    <a:prstGeom prst="rect">
                      <a:avLst/>
                    </a:prstGeom>
                    <a:noFill/>
                    <a:ln>
                      <a:noFill/>
                    </a:ln>
                  </pic:spPr>
                </pic:pic>
              </a:graphicData>
            </a:graphic>
          </wp:inline>
        </w:drawing>
      </w:r>
      <w:r>
        <w:rPr>
          <w:rFonts w:hint="eastAsia"/>
        </w:rPr>
        <w:t>，弹出以下窗口：</w:t>
      </w:r>
    </w:p>
    <w:p w14:paraId="6200001A" w14:textId="77777777" w:rsidR="009617CB" w:rsidRDefault="00CD0D91" w:rsidP="000E2936">
      <w:r w:rsidRPr="001C22CD">
        <w:rPr>
          <w:noProof/>
        </w:rPr>
        <w:lastRenderedPageBreak/>
        <w:drawing>
          <wp:inline distT="0" distB="0" distL="0" distR="0" wp14:anchorId="68F31A63" wp14:editId="51484013">
            <wp:extent cx="5270500" cy="1492250"/>
            <wp:effectExtent l="0" t="0" r="6350" b="0"/>
            <wp:docPr id="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0500" cy="1492250"/>
                    </a:xfrm>
                    <a:prstGeom prst="rect">
                      <a:avLst/>
                    </a:prstGeom>
                    <a:noFill/>
                    <a:ln>
                      <a:noFill/>
                    </a:ln>
                  </pic:spPr>
                </pic:pic>
              </a:graphicData>
            </a:graphic>
          </wp:inline>
        </w:drawing>
      </w:r>
    </w:p>
    <w:p w14:paraId="3510E2E0" w14:textId="77777777" w:rsidR="009617CB" w:rsidRDefault="00521E95" w:rsidP="000E2936">
      <w:r>
        <w:rPr>
          <w:rFonts w:hint="eastAsia"/>
        </w:rPr>
        <w:t xml:space="preserve">  </w:t>
      </w:r>
      <w:r>
        <w:rPr>
          <w:rFonts w:hint="eastAsia"/>
        </w:rPr>
        <w:t>点击选择老人，弹出以下窗口：</w:t>
      </w:r>
    </w:p>
    <w:p w14:paraId="63DC87C2" w14:textId="77777777" w:rsidR="009617CB" w:rsidRDefault="00CD0D91" w:rsidP="000E2936">
      <w:r w:rsidRPr="001C22CD">
        <w:rPr>
          <w:noProof/>
        </w:rPr>
        <w:drawing>
          <wp:inline distT="0" distB="0" distL="0" distR="0" wp14:anchorId="5BCEF942" wp14:editId="2E3D4972">
            <wp:extent cx="5279390" cy="3019425"/>
            <wp:effectExtent l="0" t="0" r="0" b="9525"/>
            <wp:docPr id="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9390" cy="3019425"/>
                    </a:xfrm>
                    <a:prstGeom prst="rect">
                      <a:avLst/>
                    </a:prstGeom>
                    <a:noFill/>
                    <a:ln>
                      <a:noFill/>
                    </a:ln>
                  </pic:spPr>
                </pic:pic>
              </a:graphicData>
            </a:graphic>
          </wp:inline>
        </w:drawing>
      </w:r>
    </w:p>
    <w:p w14:paraId="1E511C42" w14:textId="77777777" w:rsidR="009617CB" w:rsidRDefault="00521E95" w:rsidP="000E2936">
      <w:r>
        <w:rPr>
          <w:rFonts w:hint="eastAsia"/>
        </w:rPr>
        <w:t xml:space="preserve">  </w:t>
      </w:r>
      <w:r>
        <w:rPr>
          <w:rFonts w:hint="eastAsia"/>
        </w:rPr>
        <w:t>将选中的老人单击，然后点击查询，退出到上一个窗口，点击查询按钮，就可以查出每个月的费用：</w:t>
      </w:r>
      <w:r w:rsidR="00CD0D91" w:rsidRPr="001C22CD">
        <w:rPr>
          <w:noProof/>
        </w:rPr>
        <w:drawing>
          <wp:inline distT="0" distB="0" distL="0" distR="0" wp14:anchorId="0037668C" wp14:editId="6865AAF3">
            <wp:extent cx="5279390" cy="250190"/>
            <wp:effectExtent l="0" t="0" r="0" b="0"/>
            <wp:docPr id="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9390" cy="250190"/>
                    </a:xfrm>
                    <a:prstGeom prst="rect">
                      <a:avLst/>
                    </a:prstGeom>
                    <a:noFill/>
                    <a:ln>
                      <a:noFill/>
                    </a:ln>
                  </pic:spPr>
                </pic:pic>
              </a:graphicData>
            </a:graphic>
          </wp:inline>
        </w:drawing>
      </w:r>
    </w:p>
    <w:p w14:paraId="28B5D057" w14:textId="77777777" w:rsidR="009617CB" w:rsidRDefault="009617CB" w:rsidP="000E2936"/>
    <w:p w14:paraId="62067491" w14:textId="77777777" w:rsidR="009617CB" w:rsidRDefault="00521E95">
      <w:pPr>
        <w:ind w:firstLineChars="150" w:firstLine="330"/>
        <w:outlineLvl w:val="2"/>
        <w:rPr>
          <w:rStyle w:val="af1"/>
          <w:b/>
          <w:bCs/>
          <w:szCs w:val="28"/>
        </w:rPr>
      </w:pPr>
      <w:bookmarkStart w:id="28" w:name="_Toc417213721"/>
      <w:r>
        <w:rPr>
          <w:rStyle w:val="af1"/>
          <w:rFonts w:hint="eastAsia"/>
          <w:b/>
          <w:bCs/>
          <w:szCs w:val="28"/>
        </w:rPr>
        <w:t xml:space="preserve">3.4.4 </w:t>
      </w:r>
      <w:proofErr w:type="gramStart"/>
      <w:r>
        <w:rPr>
          <w:rStyle w:val="af1"/>
          <w:rFonts w:hint="eastAsia"/>
          <w:b/>
          <w:bCs/>
          <w:szCs w:val="28"/>
        </w:rPr>
        <w:t>退住结算</w:t>
      </w:r>
      <w:proofErr w:type="gramEnd"/>
      <w:r>
        <w:rPr>
          <w:rStyle w:val="af1"/>
          <w:rFonts w:hint="eastAsia"/>
          <w:b/>
          <w:bCs/>
          <w:szCs w:val="28"/>
        </w:rPr>
        <w:t>查询</w:t>
      </w:r>
      <w:bookmarkEnd w:id="28"/>
    </w:p>
    <w:p w14:paraId="2CB2CC26" w14:textId="77777777" w:rsidR="009617CB" w:rsidRDefault="00521E95" w:rsidP="000E2936">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1F5C1EEC" wp14:editId="2C1B0227">
            <wp:extent cx="1405890" cy="250190"/>
            <wp:effectExtent l="0" t="0" r="3810" b="0"/>
            <wp:docPr id="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405890" cy="250190"/>
                    </a:xfrm>
                    <a:prstGeom prst="rect">
                      <a:avLst/>
                    </a:prstGeom>
                    <a:noFill/>
                    <a:ln>
                      <a:noFill/>
                    </a:ln>
                  </pic:spPr>
                </pic:pic>
              </a:graphicData>
            </a:graphic>
          </wp:inline>
        </w:drawing>
      </w:r>
      <w:r>
        <w:rPr>
          <w:rFonts w:hint="eastAsia"/>
        </w:rPr>
        <w:t>，弹出以下窗口：</w:t>
      </w:r>
    </w:p>
    <w:p w14:paraId="624E8FBD" w14:textId="77777777" w:rsidR="009617CB" w:rsidRDefault="00CD0D91" w:rsidP="000E2936">
      <w:r w:rsidRPr="001C22CD">
        <w:rPr>
          <w:noProof/>
        </w:rPr>
        <w:drawing>
          <wp:inline distT="0" distB="0" distL="0" distR="0" wp14:anchorId="232E5169" wp14:editId="42F5E84F">
            <wp:extent cx="5270500" cy="396875"/>
            <wp:effectExtent l="0" t="0" r="6350" b="3175"/>
            <wp:docPr id="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0500" cy="396875"/>
                    </a:xfrm>
                    <a:prstGeom prst="rect">
                      <a:avLst/>
                    </a:prstGeom>
                    <a:noFill/>
                    <a:ln>
                      <a:noFill/>
                    </a:ln>
                  </pic:spPr>
                </pic:pic>
              </a:graphicData>
            </a:graphic>
          </wp:inline>
        </w:drawing>
      </w:r>
    </w:p>
    <w:p w14:paraId="7AED3FDD" w14:textId="77777777" w:rsidR="009617CB" w:rsidRDefault="00521E95" w:rsidP="000E2936">
      <w:r>
        <w:rPr>
          <w:rFonts w:hint="eastAsia"/>
        </w:rPr>
        <w:t xml:space="preserve">  </w:t>
      </w:r>
      <w:r>
        <w:rPr>
          <w:rFonts w:hint="eastAsia"/>
        </w:rPr>
        <w:t>输入要退住的老人卡号和姓名，点</w:t>
      </w:r>
      <w:proofErr w:type="gramStart"/>
      <w:r>
        <w:rPr>
          <w:rFonts w:hint="eastAsia"/>
        </w:rPr>
        <w:t>击退住</w:t>
      </w:r>
      <w:proofErr w:type="gramEnd"/>
      <w:r>
        <w:rPr>
          <w:rFonts w:hint="eastAsia"/>
        </w:rPr>
        <w:t>年月，弹出下拉菜单、选择月份：</w:t>
      </w:r>
    </w:p>
    <w:p w14:paraId="7AB80B4D" w14:textId="77777777" w:rsidR="009617CB" w:rsidRDefault="00CD0D91" w:rsidP="000E2936">
      <w:r w:rsidRPr="001C22CD">
        <w:rPr>
          <w:noProof/>
        </w:rPr>
        <w:lastRenderedPageBreak/>
        <w:drawing>
          <wp:inline distT="0" distB="0" distL="0" distR="0" wp14:anchorId="6EDDFD42" wp14:editId="5549AFA8">
            <wp:extent cx="2493010" cy="1742440"/>
            <wp:effectExtent l="0" t="0" r="2540" b="0"/>
            <wp:docPr id="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93010" cy="1742440"/>
                    </a:xfrm>
                    <a:prstGeom prst="rect">
                      <a:avLst/>
                    </a:prstGeom>
                    <a:noFill/>
                    <a:ln>
                      <a:noFill/>
                    </a:ln>
                  </pic:spPr>
                </pic:pic>
              </a:graphicData>
            </a:graphic>
          </wp:inline>
        </w:drawing>
      </w:r>
    </w:p>
    <w:p w14:paraId="0196794B" w14:textId="77777777" w:rsidR="009617CB" w:rsidRDefault="00521E95" w:rsidP="000E2936">
      <w:r>
        <w:rPr>
          <w:rFonts w:hint="eastAsia"/>
        </w:rPr>
        <w:t xml:space="preserve">  </w:t>
      </w:r>
      <w:r>
        <w:rPr>
          <w:rFonts w:hint="eastAsia"/>
        </w:rPr>
        <w:t>选择要结算的月份。点击查询，就会</w:t>
      </w:r>
      <w:proofErr w:type="gramStart"/>
      <w:r>
        <w:rPr>
          <w:rFonts w:hint="eastAsia"/>
        </w:rPr>
        <w:t>显示出退住所</w:t>
      </w:r>
      <w:proofErr w:type="gramEnd"/>
      <w:r>
        <w:rPr>
          <w:rFonts w:hint="eastAsia"/>
        </w:rPr>
        <w:t>需要付的金额了。点击下方的关闭退出窗口。</w:t>
      </w:r>
    </w:p>
    <w:p w14:paraId="04B7F084" w14:textId="77777777" w:rsidR="009617CB" w:rsidRDefault="00521E95">
      <w:pPr>
        <w:ind w:firstLineChars="150" w:firstLine="330"/>
        <w:outlineLvl w:val="2"/>
        <w:rPr>
          <w:rStyle w:val="af1"/>
          <w:b/>
          <w:bCs/>
          <w:szCs w:val="28"/>
        </w:rPr>
      </w:pPr>
      <w:bookmarkStart w:id="29" w:name="_Toc417213722"/>
      <w:r>
        <w:rPr>
          <w:rStyle w:val="af1"/>
          <w:rFonts w:hint="eastAsia"/>
          <w:b/>
          <w:bCs/>
          <w:szCs w:val="28"/>
        </w:rPr>
        <w:t xml:space="preserve">3.4.5 </w:t>
      </w:r>
      <w:r>
        <w:rPr>
          <w:rStyle w:val="af1"/>
          <w:rFonts w:hint="eastAsia"/>
          <w:b/>
          <w:bCs/>
          <w:szCs w:val="28"/>
        </w:rPr>
        <w:t>备用金流水</w:t>
      </w:r>
      <w:bookmarkEnd w:id="29"/>
    </w:p>
    <w:p w14:paraId="1F92A942" w14:textId="77777777" w:rsidR="009617CB" w:rsidRDefault="00521E95" w:rsidP="000E2936">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06E4A26A" wp14:editId="0C3782F2">
            <wp:extent cx="1405890" cy="241300"/>
            <wp:effectExtent l="0" t="0" r="3810" b="6350"/>
            <wp:docPr id="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05890" cy="241300"/>
                    </a:xfrm>
                    <a:prstGeom prst="rect">
                      <a:avLst/>
                    </a:prstGeom>
                    <a:noFill/>
                    <a:ln>
                      <a:noFill/>
                    </a:ln>
                  </pic:spPr>
                </pic:pic>
              </a:graphicData>
            </a:graphic>
          </wp:inline>
        </w:drawing>
      </w:r>
      <w:r>
        <w:rPr>
          <w:rFonts w:hint="eastAsia"/>
        </w:rPr>
        <w:t>，弹出以下窗口：</w:t>
      </w:r>
    </w:p>
    <w:p w14:paraId="58741BE1" w14:textId="77777777" w:rsidR="009617CB" w:rsidRDefault="00CD0D91" w:rsidP="000E2936">
      <w:r>
        <w:rPr>
          <w:noProof/>
        </w:rPr>
        <w:drawing>
          <wp:inline distT="0" distB="0" distL="0" distR="0" wp14:anchorId="48A72780" wp14:editId="4FA32C12">
            <wp:extent cx="5262245" cy="379730"/>
            <wp:effectExtent l="0" t="0" r="0" b="1270"/>
            <wp:docPr id="84" name="Picture 84" descr="QQ截图2014111320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QQ截图2014111320343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62245" cy="379730"/>
                    </a:xfrm>
                    <a:prstGeom prst="rect">
                      <a:avLst/>
                    </a:prstGeom>
                    <a:noFill/>
                    <a:ln>
                      <a:noFill/>
                    </a:ln>
                  </pic:spPr>
                </pic:pic>
              </a:graphicData>
            </a:graphic>
          </wp:inline>
        </w:drawing>
      </w:r>
    </w:p>
    <w:p w14:paraId="795E6B8D" w14:textId="77777777" w:rsidR="009617CB" w:rsidRDefault="00521E95" w:rsidP="000E2936">
      <w:r>
        <w:rPr>
          <w:rFonts w:hint="eastAsia"/>
        </w:rPr>
        <w:t xml:space="preserve">  </w:t>
      </w:r>
      <w:r>
        <w:rPr>
          <w:rFonts w:hint="eastAsia"/>
        </w:rPr>
        <w:t>点击选择老人，和上面一样，选择好老人之后，点击时间段的下拉菜单，选择查询的流水时间段。点击查询，示例结果如下：</w:t>
      </w:r>
    </w:p>
    <w:p w14:paraId="3650FC74" w14:textId="77777777" w:rsidR="009617CB" w:rsidRDefault="00CD0D91" w:rsidP="000E2936">
      <w:r w:rsidRPr="001C22CD">
        <w:rPr>
          <w:noProof/>
        </w:rPr>
        <w:drawing>
          <wp:inline distT="0" distB="0" distL="0" distR="0" wp14:anchorId="41DE8ED2" wp14:editId="1219F7CB">
            <wp:extent cx="5279390" cy="2225675"/>
            <wp:effectExtent l="0" t="0" r="0" b="3175"/>
            <wp:docPr id="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9390" cy="2225675"/>
                    </a:xfrm>
                    <a:prstGeom prst="rect">
                      <a:avLst/>
                    </a:prstGeom>
                    <a:noFill/>
                    <a:ln>
                      <a:noFill/>
                    </a:ln>
                  </pic:spPr>
                </pic:pic>
              </a:graphicData>
            </a:graphic>
          </wp:inline>
        </w:drawing>
      </w:r>
    </w:p>
    <w:p w14:paraId="5BF1CE46" w14:textId="77777777" w:rsidR="009617CB" w:rsidRDefault="009617CB" w:rsidP="000E2936"/>
    <w:p w14:paraId="66832EFD" w14:textId="77777777" w:rsidR="009617CB" w:rsidRDefault="00521E95">
      <w:pPr>
        <w:ind w:firstLineChars="50" w:firstLine="120"/>
        <w:outlineLvl w:val="1"/>
        <w:rPr>
          <w:rStyle w:val="af1"/>
          <w:b/>
          <w:sz w:val="24"/>
          <w:szCs w:val="32"/>
          <w:u w:val="single"/>
        </w:rPr>
      </w:pPr>
      <w:bookmarkStart w:id="30" w:name="_Toc417213723"/>
      <w:r>
        <w:rPr>
          <w:rStyle w:val="af1"/>
          <w:rFonts w:hint="eastAsia"/>
          <w:b/>
          <w:sz w:val="24"/>
          <w:szCs w:val="32"/>
          <w:u w:val="single"/>
        </w:rPr>
        <w:t xml:space="preserve">3.5 </w:t>
      </w:r>
      <w:r>
        <w:rPr>
          <w:rStyle w:val="af1"/>
          <w:rFonts w:hint="eastAsia"/>
          <w:b/>
          <w:sz w:val="24"/>
          <w:szCs w:val="32"/>
          <w:u w:val="single"/>
        </w:rPr>
        <w:t>辅助决策</w:t>
      </w:r>
      <w:bookmarkEnd w:id="30"/>
    </w:p>
    <w:p w14:paraId="51AE9EC3" w14:textId="77777777" w:rsidR="009617CB" w:rsidRDefault="00521E95" w:rsidP="000E2936">
      <w:r>
        <w:rPr>
          <w:rFonts w:hint="eastAsia"/>
        </w:rPr>
        <w:t xml:space="preserve">  </w:t>
      </w:r>
      <w:r>
        <w:rPr>
          <w:rFonts w:hint="eastAsia"/>
        </w:rPr>
        <w:t>辅助决策，是用来辅助管理者进行决策的，包含了人员流动状况和资金状况，点击</w:t>
      </w:r>
      <w:r w:rsidR="00CD0D91" w:rsidRPr="001C22CD">
        <w:rPr>
          <w:noProof/>
        </w:rPr>
        <w:drawing>
          <wp:inline distT="0" distB="0" distL="0" distR="0" wp14:anchorId="0943D0A2" wp14:editId="09A79EF0">
            <wp:extent cx="1337310" cy="344805"/>
            <wp:effectExtent l="0" t="0" r="0" b="0"/>
            <wp:docPr id="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37310" cy="344805"/>
                    </a:xfrm>
                    <a:prstGeom prst="rect">
                      <a:avLst/>
                    </a:prstGeom>
                    <a:noFill/>
                    <a:ln>
                      <a:noFill/>
                    </a:ln>
                  </pic:spPr>
                </pic:pic>
              </a:graphicData>
            </a:graphic>
          </wp:inline>
        </w:drawing>
      </w:r>
      <w:r>
        <w:rPr>
          <w:rFonts w:hint="eastAsia"/>
        </w:rPr>
        <w:t>弹出以下菜单：</w:t>
      </w:r>
    </w:p>
    <w:p w14:paraId="330D8C89" w14:textId="77777777" w:rsidR="009617CB" w:rsidRDefault="00CD0D91" w:rsidP="000E2936">
      <w:r w:rsidRPr="001C22CD">
        <w:rPr>
          <w:noProof/>
        </w:rPr>
        <w:lastRenderedPageBreak/>
        <w:drawing>
          <wp:inline distT="0" distB="0" distL="0" distR="0" wp14:anchorId="7E89069F" wp14:editId="69CFECC2">
            <wp:extent cx="1457960" cy="2018665"/>
            <wp:effectExtent l="0" t="0" r="8890" b="635"/>
            <wp:docPr id="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57960" cy="2018665"/>
                    </a:xfrm>
                    <a:prstGeom prst="rect">
                      <a:avLst/>
                    </a:prstGeom>
                    <a:noFill/>
                    <a:ln>
                      <a:noFill/>
                    </a:ln>
                  </pic:spPr>
                </pic:pic>
              </a:graphicData>
            </a:graphic>
          </wp:inline>
        </w:drawing>
      </w:r>
    </w:p>
    <w:p w14:paraId="29D53A9D" w14:textId="77777777" w:rsidR="009617CB" w:rsidRDefault="00521E95">
      <w:pPr>
        <w:ind w:firstLineChars="150" w:firstLine="330"/>
        <w:outlineLvl w:val="2"/>
        <w:rPr>
          <w:rStyle w:val="af1"/>
          <w:b/>
          <w:bCs/>
          <w:szCs w:val="28"/>
        </w:rPr>
      </w:pPr>
      <w:bookmarkStart w:id="31" w:name="_Toc417213724"/>
      <w:r>
        <w:rPr>
          <w:rStyle w:val="af1"/>
          <w:rFonts w:hint="eastAsia"/>
          <w:b/>
          <w:bCs/>
          <w:szCs w:val="28"/>
        </w:rPr>
        <w:t xml:space="preserve">3.5.1 </w:t>
      </w:r>
      <w:r>
        <w:rPr>
          <w:rStyle w:val="af1"/>
          <w:rFonts w:hint="eastAsia"/>
          <w:b/>
          <w:bCs/>
          <w:szCs w:val="28"/>
        </w:rPr>
        <w:t>人员流动统计</w:t>
      </w:r>
      <w:bookmarkEnd w:id="31"/>
    </w:p>
    <w:p w14:paraId="74366084"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68BAB700" wp14:editId="5E0B63C0">
            <wp:extent cx="1405890" cy="180975"/>
            <wp:effectExtent l="0" t="0" r="3810" b="9525"/>
            <wp:docPr id="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05890" cy="180975"/>
                    </a:xfrm>
                    <a:prstGeom prst="rect">
                      <a:avLst/>
                    </a:prstGeom>
                    <a:noFill/>
                    <a:ln>
                      <a:noFill/>
                    </a:ln>
                  </pic:spPr>
                </pic:pic>
              </a:graphicData>
            </a:graphic>
          </wp:inline>
        </w:drawing>
      </w:r>
      <w:r>
        <w:rPr>
          <w:rFonts w:hint="eastAsia"/>
        </w:rPr>
        <w:t>，弹出以下窗口：</w:t>
      </w:r>
    </w:p>
    <w:p w14:paraId="65218CBB" w14:textId="77777777" w:rsidR="009617CB" w:rsidRDefault="00CD0D91">
      <w:r w:rsidRPr="001C22CD">
        <w:rPr>
          <w:noProof/>
        </w:rPr>
        <w:drawing>
          <wp:inline distT="0" distB="0" distL="0" distR="0" wp14:anchorId="75FE940A" wp14:editId="428234ED">
            <wp:extent cx="5270500" cy="2415540"/>
            <wp:effectExtent l="0" t="0" r="6350" b="3810"/>
            <wp:docPr id="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0500" cy="2415540"/>
                    </a:xfrm>
                    <a:prstGeom prst="rect">
                      <a:avLst/>
                    </a:prstGeom>
                    <a:noFill/>
                    <a:ln>
                      <a:noFill/>
                    </a:ln>
                  </pic:spPr>
                </pic:pic>
              </a:graphicData>
            </a:graphic>
          </wp:inline>
        </w:drawing>
      </w:r>
    </w:p>
    <w:p w14:paraId="5320C79C" w14:textId="77777777" w:rsidR="009617CB" w:rsidRDefault="00521E95">
      <w:r>
        <w:rPr>
          <w:rFonts w:hint="eastAsia"/>
        </w:rPr>
        <w:t xml:space="preserve">  </w:t>
      </w:r>
      <w:r>
        <w:rPr>
          <w:rFonts w:hint="eastAsia"/>
        </w:rPr>
        <w:t>可以按照起止日期</w:t>
      </w:r>
      <w:r w:rsidR="00CD0D91" w:rsidRPr="001C22CD">
        <w:rPr>
          <w:noProof/>
        </w:rPr>
        <w:drawing>
          <wp:inline distT="0" distB="0" distL="0" distR="0" wp14:anchorId="18353427" wp14:editId="4C1E7DA8">
            <wp:extent cx="4442460" cy="344805"/>
            <wp:effectExtent l="0" t="0" r="0" b="0"/>
            <wp:docPr id="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442460" cy="344805"/>
                    </a:xfrm>
                    <a:prstGeom prst="rect">
                      <a:avLst/>
                    </a:prstGeom>
                    <a:noFill/>
                    <a:ln>
                      <a:noFill/>
                    </a:ln>
                  </pic:spPr>
                </pic:pic>
              </a:graphicData>
            </a:graphic>
          </wp:inline>
        </w:drawing>
      </w:r>
      <w:r>
        <w:rPr>
          <w:rFonts w:hint="eastAsia"/>
        </w:rPr>
        <w:t>，点击按钮可以选择日期，来查询该时段内的人员流动情况，还可以点击</w:t>
      </w:r>
      <w:proofErr w:type="gramStart"/>
      <w:r>
        <w:rPr>
          <w:rFonts w:hint="eastAsia"/>
        </w:rPr>
        <w:t>打印打印</w:t>
      </w:r>
      <w:proofErr w:type="gramEnd"/>
      <w:r>
        <w:rPr>
          <w:rFonts w:hint="eastAsia"/>
        </w:rPr>
        <w:t>出来。</w:t>
      </w:r>
    </w:p>
    <w:p w14:paraId="2B96982B" w14:textId="77777777" w:rsidR="009617CB" w:rsidRDefault="009617CB">
      <w:pPr>
        <w:ind w:firstLineChars="150" w:firstLine="330"/>
      </w:pPr>
    </w:p>
    <w:p w14:paraId="4B58840F" w14:textId="77777777" w:rsidR="009617CB" w:rsidRDefault="009617CB">
      <w:pPr>
        <w:ind w:firstLineChars="150" w:firstLine="330"/>
      </w:pPr>
    </w:p>
    <w:p w14:paraId="1DCF1682" w14:textId="77777777" w:rsidR="009617CB" w:rsidRDefault="00521E95">
      <w:pPr>
        <w:ind w:firstLineChars="150" w:firstLine="330"/>
        <w:outlineLvl w:val="2"/>
        <w:rPr>
          <w:rStyle w:val="af1"/>
          <w:b/>
          <w:bCs/>
          <w:szCs w:val="28"/>
        </w:rPr>
      </w:pPr>
      <w:bookmarkStart w:id="32" w:name="_Toc417213725"/>
      <w:r>
        <w:rPr>
          <w:rStyle w:val="af1"/>
          <w:rFonts w:hint="eastAsia"/>
          <w:b/>
          <w:bCs/>
          <w:szCs w:val="28"/>
        </w:rPr>
        <w:t xml:space="preserve">3.5.2 </w:t>
      </w:r>
      <w:r>
        <w:rPr>
          <w:rStyle w:val="af1"/>
          <w:rFonts w:hint="eastAsia"/>
          <w:b/>
          <w:bCs/>
          <w:szCs w:val="28"/>
        </w:rPr>
        <w:t>欠费统计</w:t>
      </w:r>
      <w:bookmarkEnd w:id="32"/>
    </w:p>
    <w:p w14:paraId="2C9F31A6"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48C7666E" wp14:editId="24B15FFB">
            <wp:extent cx="1294130" cy="198120"/>
            <wp:effectExtent l="0" t="0" r="1270" b="0"/>
            <wp:docPr id="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94130" cy="198120"/>
                    </a:xfrm>
                    <a:prstGeom prst="rect">
                      <a:avLst/>
                    </a:prstGeom>
                    <a:noFill/>
                    <a:ln>
                      <a:noFill/>
                    </a:ln>
                  </pic:spPr>
                </pic:pic>
              </a:graphicData>
            </a:graphic>
          </wp:inline>
        </w:drawing>
      </w:r>
      <w:r>
        <w:rPr>
          <w:rFonts w:hint="eastAsia"/>
        </w:rPr>
        <w:t>，弹出以下窗口：</w:t>
      </w:r>
    </w:p>
    <w:p w14:paraId="72407E86" w14:textId="77777777" w:rsidR="009617CB" w:rsidRDefault="00CD0D91">
      <w:pPr>
        <w:ind w:firstLineChars="150" w:firstLine="330"/>
      </w:pPr>
      <w:r w:rsidRPr="001C22CD">
        <w:rPr>
          <w:noProof/>
        </w:rPr>
        <w:lastRenderedPageBreak/>
        <w:drawing>
          <wp:inline distT="0" distB="0" distL="0" distR="0" wp14:anchorId="43BBE7BD" wp14:editId="1AB62969">
            <wp:extent cx="5279390" cy="2449830"/>
            <wp:effectExtent l="0" t="0" r="0" b="7620"/>
            <wp:docPr id="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9390" cy="2449830"/>
                    </a:xfrm>
                    <a:prstGeom prst="rect">
                      <a:avLst/>
                    </a:prstGeom>
                    <a:noFill/>
                    <a:ln>
                      <a:noFill/>
                    </a:ln>
                  </pic:spPr>
                </pic:pic>
              </a:graphicData>
            </a:graphic>
          </wp:inline>
        </w:drawing>
      </w:r>
    </w:p>
    <w:p w14:paraId="2F42D6FD" w14:textId="77777777" w:rsidR="009617CB" w:rsidRDefault="00521E95">
      <w:pPr>
        <w:rPr>
          <w:rStyle w:val="af1"/>
          <w:b/>
          <w:bCs/>
          <w:szCs w:val="28"/>
        </w:rPr>
      </w:pPr>
      <w:r>
        <w:rPr>
          <w:rFonts w:hint="eastAsia"/>
        </w:rPr>
        <w:t xml:space="preserve">  </w:t>
      </w:r>
      <w:r>
        <w:rPr>
          <w:rFonts w:hint="eastAsia"/>
        </w:rPr>
        <w:t>可以清楚地看到欠费人员的相关信息。点击表格中的姓名，</w:t>
      </w:r>
      <w:r>
        <w:t>可以</w:t>
      </w:r>
      <w:r>
        <w:rPr>
          <w:rFonts w:hint="eastAsia"/>
        </w:rPr>
        <w:t>获得该老人的详细信息。</w:t>
      </w:r>
    </w:p>
    <w:p w14:paraId="323E6893" w14:textId="77777777" w:rsidR="009617CB" w:rsidRDefault="00521E95">
      <w:pPr>
        <w:ind w:firstLineChars="150" w:firstLine="330"/>
        <w:outlineLvl w:val="2"/>
        <w:rPr>
          <w:rStyle w:val="af1"/>
          <w:b/>
          <w:bCs/>
          <w:szCs w:val="28"/>
        </w:rPr>
      </w:pPr>
      <w:bookmarkStart w:id="33" w:name="_Toc417213726"/>
      <w:r>
        <w:rPr>
          <w:rStyle w:val="af1"/>
          <w:rFonts w:hint="eastAsia"/>
          <w:b/>
          <w:bCs/>
          <w:szCs w:val="28"/>
        </w:rPr>
        <w:t xml:space="preserve">3.5.3 </w:t>
      </w:r>
      <w:r>
        <w:rPr>
          <w:rStyle w:val="af1"/>
          <w:rFonts w:hint="eastAsia"/>
          <w:b/>
          <w:bCs/>
          <w:szCs w:val="28"/>
        </w:rPr>
        <w:t>信息分析月报</w:t>
      </w:r>
      <w:bookmarkEnd w:id="33"/>
    </w:p>
    <w:p w14:paraId="1F3E9FE1"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595F5C43" wp14:editId="3A635C3E">
            <wp:extent cx="1362710" cy="284480"/>
            <wp:effectExtent l="0" t="0" r="8890" b="1270"/>
            <wp:docPr id="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362710" cy="284480"/>
                    </a:xfrm>
                    <a:prstGeom prst="rect">
                      <a:avLst/>
                    </a:prstGeom>
                    <a:noFill/>
                    <a:ln>
                      <a:noFill/>
                    </a:ln>
                  </pic:spPr>
                </pic:pic>
              </a:graphicData>
            </a:graphic>
          </wp:inline>
        </w:drawing>
      </w:r>
      <w:r>
        <w:rPr>
          <w:rFonts w:hint="eastAsia"/>
        </w:rPr>
        <w:t>，弹出以下窗口：</w:t>
      </w:r>
    </w:p>
    <w:p w14:paraId="4088315C" w14:textId="77777777" w:rsidR="009617CB" w:rsidRDefault="00CD0D91">
      <w:pPr>
        <w:ind w:firstLineChars="150" w:firstLine="330"/>
      </w:pPr>
      <w:r w:rsidRPr="001C22CD">
        <w:rPr>
          <w:noProof/>
        </w:rPr>
        <w:drawing>
          <wp:inline distT="0" distB="0" distL="0" distR="0" wp14:anchorId="10D69191" wp14:editId="129B0F64">
            <wp:extent cx="5270500" cy="2553335"/>
            <wp:effectExtent l="0" t="0" r="6350" b="0"/>
            <wp:docPr id="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0500" cy="2553335"/>
                    </a:xfrm>
                    <a:prstGeom prst="rect">
                      <a:avLst/>
                    </a:prstGeom>
                    <a:noFill/>
                    <a:ln>
                      <a:noFill/>
                    </a:ln>
                  </pic:spPr>
                </pic:pic>
              </a:graphicData>
            </a:graphic>
          </wp:inline>
        </w:drawing>
      </w:r>
    </w:p>
    <w:p w14:paraId="43DA8039" w14:textId="77777777" w:rsidR="009617CB" w:rsidRDefault="00521E95">
      <w:r>
        <w:rPr>
          <w:rFonts w:hint="eastAsia"/>
        </w:rPr>
        <w:t xml:space="preserve">  </w:t>
      </w:r>
      <w:r>
        <w:rPr>
          <w:rFonts w:hint="eastAsia"/>
        </w:rPr>
        <w:t>可以看到每个月的各种信息统计和饼状图，</w:t>
      </w:r>
      <w:r w:rsidR="00FD2730">
        <w:t xml:space="preserve"> </w:t>
      </w:r>
    </w:p>
    <w:p w14:paraId="3075D077" w14:textId="77777777" w:rsidR="009617CB" w:rsidRDefault="009617CB">
      <w:pPr>
        <w:ind w:firstLineChars="150" w:firstLine="330"/>
      </w:pPr>
    </w:p>
    <w:p w14:paraId="32CB4331" w14:textId="77777777" w:rsidR="009617CB" w:rsidRDefault="009617CB">
      <w:pPr>
        <w:ind w:firstLineChars="150" w:firstLine="330"/>
      </w:pPr>
    </w:p>
    <w:p w14:paraId="3ADD8019" w14:textId="77777777" w:rsidR="009617CB" w:rsidRDefault="00521E95">
      <w:r>
        <w:rPr>
          <w:rFonts w:hint="eastAsia"/>
        </w:rPr>
        <w:t xml:space="preserve">  </w:t>
      </w:r>
      <w:r>
        <w:rPr>
          <w:rFonts w:hint="eastAsia"/>
        </w:rPr>
        <w:t>”。</w:t>
      </w:r>
    </w:p>
    <w:p w14:paraId="5E881BFE" w14:textId="77777777" w:rsidR="009617CB" w:rsidRDefault="00521E95">
      <w:pPr>
        <w:ind w:firstLineChars="150" w:firstLine="330"/>
        <w:outlineLvl w:val="2"/>
        <w:rPr>
          <w:rStyle w:val="af1"/>
          <w:b/>
          <w:bCs/>
          <w:szCs w:val="28"/>
        </w:rPr>
      </w:pPr>
      <w:bookmarkStart w:id="34" w:name="_Toc417213727"/>
      <w:r>
        <w:rPr>
          <w:rStyle w:val="af1"/>
          <w:rFonts w:hint="eastAsia"/>
          <w:b/>
          <w:bCs/>
          <w:szCs w:val="28"/>
        </w:rPr>
        <w:t>3.5.4</w:t>
      </w:r>
      <w:r>
        <w:rPr>
          <w:rStyle w:val="af1"/>
          <w:rFonts w:hint="eastAsia"/>
          <w:b/>
          <w:bCs/>
          <w:szCs w:val="28"/>
        </w:rPr>
        <w:t>资金月报</w:t>
      </w:r>
      <w:bookmarkEnd w:id="34"/>
    </w:p>
    <w:p w14:paraId="26A6C21B"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61AA2D24" wp14:editId="5892B8A9">
            <wp:extent cx="1337310" cy="215900"/>
            <wp:effectExtent l="0" t="0" r="0" b="0"/>
            <wp:docPr id="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37310" cy="215900"/>
                    </a:xfrm>
                    <a:prstGeom prst="rect">
                      <a:avLst/>
                    </a:prstGeom>
                    <a:noFill/>
                    <a:ln>
                      <a:noFill/>
                    </a:ln>
                  </pic:spPr>
                </pic:pic>
              </a:graphicData>
            </a:graphic>
          </wp:inline>
        </w:drawing>
      </w:r>
      <w:r>
        <w:rPr>
          <w:rFonts w:hint="eastAsia"/>
        </w:rPr>
        <w:t>，弹出以下窗口：</w:t>
      </w:r>
    </w:p>
    <w:p w14:paraId="66714FB0" w14:textId="77777777" w:rsidR="009617CB" w:rsidRDefault="00CD0D91">
      <w:pPr>
        <w:ind w:firstLineChars="150" w:firstLine="330"/>
      </w:pPr>
      <w:r w:rsidRPr="001C22CD">
        <w:rPr>
          <w:noProof/>
        </w:rPr>
        <w:lastRenderedPageBreak/>
        <w:drawing>
          <wp:inline distT="0" distB="0" distL="0" distR="0" wp14:anchorId="0FC30B88" wp14:editId="489E159B">
            <wp:extent cx="5270500" cy="2656840"/>
            <wp:effectExtent l="0" t="0" r="6350" b="0"/>
            <wp:docPr id="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0500" cy="2656840"/>
                    </a:xfrm>
                    <a:prstGeom prst="rect">
                      <a:avLst/>
                    </a:prstGeom>
                    <a:noFill/>
                    <a:ln>
                      <a:noFill/>
                    </a:ln>
                  </pic:spPr>
                </pic:pic>
              </a:graphicData>
            </a:graphic>
          </wp:inline>
        </w:drawing>
      </w:r>
    </w:p>
    <w:p w14:paraId="240AF086" w14:textId="77777777" w:rsidR="009617CB" w:rsidRDefault="00521E95">
      <w:r>
        <w:rPr>
          <w:rFonts w:hint="eastAsia"/>
        </w:rPr>
        <w:t xml:space="preserve">  </w:t>
      </w:r>
      <w:r>
        <w:rPr>
          <w:rFonts w:hint="eastAsia"/>
        </w:rPr>
        <w:t>可以看到每个月养老集团的收入情况如图所示。</w:t>
      </w:r>
    </w:p>
    <w:p w14:paraId="52BA197F" w14:textId="77777777" w:rsidR="009617CB" w:rsidRDefault="009617CB">
      <w:pPr>
        <w:ind w:firstLineChars="150" w:firstLine="330"/>
        <w:rPr>
          <w:rStyle w:val="af1"/>
          <w:b/>
          <w:bCs/>
          <w:szCs w:val="28"/>
        </w:rPr>
      </w:pPr>
    </w:p>
    <w:p w14:paraId="48710EA7" w14:textId="77777777" w:rsidR="009617CB" w:rsidRDefault="00521E95">
      <w:pPr>
        <w:ind w:firstLineChars="150" w:firstLine="330"/>
        <w:outlineLvl w:val="2"/>
        <w:rPr>
          <w:rStyle w:val="af1"/>
          <w:b/>
          <w:bCs/>
          <w:szCs w:val="28"/>
        </w:rPr>
      </w:pPr>
      <w:bookmarkStart w:id="35" w:name="_Toc417213728"/>
      <w:r>
        <w:rPr>
          <w:rStyle w:val="af1"/>
          <w:rFonts w:hint="eastAsia"/>
          <w:b/>
          <w:bCs/>
          <w:szCs w:val="28"/>
        </w:rPr>
        <w:t>3.5.5</w:t>
      </w:r>
      <w:r>
        <w:rPr>
          <w:rStyle w:val="af1"/>
          <w:rFonts w:hint="eastAsia"/>
          <w:b/>
          <w:bCs/>
          <w:szCs w:val="28"/>
        </w:rPr>
        <w:t>员工人数统计</w:t>
      </w:r>
      <w:bookmarkEnd w:id="35"/>
    </w:p>
    <w:p w14:paraId="344BFDA0"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73AFB3CC" wp14:editId="369186CE">
            <wp:extent cx="1337310" cy="198120"/>
            <wp:effectExtent l="0" t="0" r="0" b="0"/>
            <wp:docPr id="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37310" cy="198120"/>
                    </a:xfrm>
                    <a:prstGeom prst="rect">
                      <a:avLst/>
                    </a:prstGeom>
                    <a:noFill/>
                    <a:ln>
                      <a:noFill/>
                    </a:ln>
                  </pic:spPr>
                </pic:pic>
              </a:graphicData>
            </a:graphic>
          </wp:inline>
        </w:drawing>
      </w:r>
      <w:r>
        <w:rPr>
          <w:rFonts w:hint="eastAsia"/>
        </w:rPr>
        <w:t>，弹出以下窗口：</w:t>
      </w:r>
    </w:p>
    <w:p w14:paraId="624DBE9C" w14:textId="77777777" w:rsidR="009617CB" w:rsidRDefault="00CD0D91">
      <w:pPr>
        <w:ind w:firstLineChars="150" w:firstLine="330"/>
      </w:pPr>
      <w:r w:rsidRPr="001C22CD">
        <w:rPr>
          <w:noProof/>
        </w:rPr>
        <w:drawing>
          <wp:inline distT="0" distB="0" distL="0" distR="0" wp14:anchorId="07ED63AE" wp14:editId="3915D1B1">
            <wp:extent cx="5270500" cy="2493010"/>
            <wp:effectExtent l="0" t="0" r="6350" b="2540"/>
            <wp:docPr id="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0500" cy="2493010"/>
                    </a:xfrm>
                    <a:prstGeom prst="rect">
                      <a:avLst/>
                    </a:prstGeom>
                    <a:noFill/>
                    <a:ln>
                      <a:noFill/>
                    </a:ln>
                  </pic:spPr>
                </pic:pic>
              </a:graphicData>
            </a:graphic>
          </wp:inline>
        </w:drawing>
      </w:r>
    </w:p>
    <w:p w14:paraId="5B965E8E" w14:textId="77777777" w:rsidR="009617CB" w:rsidRDefault="00521E95">
      <w:r>
        <w:rPr>
          <w:rFonts w:hint="eastAsia"/>
        </w:rPr>
        <w:t xml:space="preserve">  </w:t>
      </w:r>
      <w:r>
        <w:rPr>
          <w:rFonts w:hint="eastAsia"/>
        </w:rPr>
        <w:t>很清楚的看到员工人数的统计情况。</w:t>
      </w:r>
    </w:p>
    <w:p w14:paraId="32B65F67" w14:textId="77777777" w:rsidR="009617CB" w:rsidRDefault="009617CB">
      <w:pPr>
        <w:ind w:firstLineChars="150" w:firstLine="330"/>
      </w:pPr>
    </w:p>
    <w:p w14:paraId="1976C8E3" w14:textId="77777777" w:rsidR="009617CB" w:rsidRDefault="009617CB">
      <w:pPr>
        <w:ind w:firstLineChars="150" w:firstLine="330"/>
        <w:rPr>
          <w:rStyle w:val="af1"/>
          <w:b/>
          <w:bCs/>
          <w:szCs w:val="28"/>
        </w:rPr>
      </w:pPr>
    </w:p>
    <w:p w14:paraId="7D057777" w14:textId="77777777" w:rsidR="009617CB" w:rsidRDefault="00521E95">
      <w:pPr>
        <w:ind w:firstLineChars="150" w:firstLine="330"/>
        <w:outlineLvl w:val="2"/>
        <w:rPr>
          <w:rStyle w:val="af1"/>
          <w:b/>
          <w:bCs/>
          <w:szCs w:val="28"/>
        </w:rPr>
      </w:pPr>
      <w:bookmarkStart w:id="36" w:name="_Toc417213729"/>
      <w:r>
        <w:rPr>
          <w:rStyle w:val="af1"/>
          <w:rFonts w:hint="eastAsia"/>
          <w:b/>
          <w:bCs/>
          <w:szCs w:val="28"/>
        </w:rPr>
        <w:t xml:space="preserve">3.5.6 </w:t>
      </w:r>
      <w:r>
        <w:rPr>
          <w:rStyle w:val="af1"/>
          <w:rFonts w:hint="eastAsia"/>
          <w:b/>
          <w:bCs/>
          <w:szCs w:val="28"/>
        </w:rPr>
        <w:t>员工请假一览</w:t>
      </w:r>
      <w:bookmarkEnd w:id="36"/>
    </w:p>
    <w:p w14:paraId="55C5099D"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151A5815" wp14:editId="2EB1DCDF">
            <wp:extent cx="1405890" cy="276225"/>
            <wp:effectExtent l="0" t="0" r="3810" b="9525"/>
            <wp:docPr id="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05890" cy="276225"/>
                    </a:xfrm>
                    <a:prstGeom prst="rect">
                      <a:avLst/>
                    </a:prstGeom>
                    <a:noFill/>
                    <a:ln>
                      <a:noFill/>
                    </a:ln>
                  </pic:spPr>
                </pic:pic>
              </a:graphicData>
            </a:graphic>
          </wp:inline>
        </w:drawing>
      </w:r>
      <w:r>
        <w:rPr>
          <w:rFonts w:hint="eastAsia"/>
        </w:rPr>
        <w:t>，弹出以下窗口：</w:t>
      </w:r>
    </w:p>
    <w:p w14:paraId="030EAFC5" w14:textId="77777777" w:rsidR="009617CB" w:rsidRDefault="00CD0D91">
      <w:pPr>
        <w:ind w:firstLineChars="150" w:firstLine="330"/>
      </w:pPr>
      <w:r w:rsidRPr="001C22CD">
        <w:rPr>
          <w:noProof/>
        </w:rPr>
        <w:lastRenderedPageBreak/>
        <w:drawing>
          <wp:inline distT="0" distB="0" distL="0" distR="0" wp14:anchorId="7873162C" wp14:editId="72269AE8">
            <wp:extent cx="5270500" cy="2009775"/>
            <wp:effectExtent l="0" t="0" r="6350" b="9525"/>
            <wp:docPr id="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0500" cy="2009775"/>
                    </a:xfrm>
                    <a:prstGeom prst="rect">
                      <a:avLst/>
                    </a:prstGeom>
                    <a:noFill/>
                    <a:ln>
                      <a:noFill/>
                    </a:ln>
                  </pic:spPr>
                </pic:pic>
              </a:graphicData>
            </a:graphic>
          </wp:inline>
        </w:drawing>
      </w:r>
    </w:p>
    <w:p w14:paraId="6579C2F9" w14:textId="77777777" w:rsidR="009617CB" w:rsidRDefault="00521E95">
      <w:pPr>
        <w:rPr>
          <w:rStyle w:val="af1"/>
          <w:b/>
          <w:bCs/>
          <w:szCs w:val="28"/>
        </w:rPr>
      </w:pPr>
      <w:r>
        <w:rPr>
          <w:rFonts w:hint="eastAsia"/>
        </w:rPr>
        <w:t xml:space="preserve">  </w:t>
      </w:r>
      <w:r>
        <w:rPr>
          <w:rFonts w:hint="eastAsia"/>
        </w:rPr>
        <w:t>选择查询日期，点击查询即可查看记录。</w:t>
      </w:r>
    </w:p>
    <w:p w14:paraId="0B39C352" w14:textId="77777777" w:rsidR="009617CB" w:rsidRDefault="00521E95">
      <w:pPr>
        <w:ind w:firstLineChars="150" w:firstLine="330"/>
        <w:outlineLvl w:val="2"/>
        <w:rPr>
          <w:rStyle w:val="af1"/>
          <w:b/>
          <w:bCs/>
          <w:szCs w:val="28"/>
        </w:rPr>
      </w:pPr>
      <w:bookmarkStart w:id="37" w:name="_Toc417213730"/>
      <w:r>
        <w:rPr>
          <w:rStyle w:val="af1"/>
          <w:rFonts w:hint="eastAsia"/>
          <w:b/>
          <w:bCs/>
          <w:szCs w:val="28"/>
        </w:rPr>
        <w:t xml:space="preserve">3.5.7 </w:t>
      </w:r>
      <w:r>
        <w:rPr>
          <w:rStyle w:val="af1"/>
          <w:rFonts w:hint="eastAsia"/>
          <w:b/>
          <w:bCs/>
          <w:szCs w:val="28"/>
        </w:rPr>
        <w:t>特殊服务统计</w:t>
      </w:r>
      <w:bookmarkEnd w:id="37"/>
    </w:p>
    <w:p w14:paraId="4206EABE"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4E11991C" wp14:editId="142BB77E">
            <wp:extent cx="1319530" cy="172720"/>
            <wp:effectExtent l="0" t="0" r="0" b="0"/>
            <wp:docPr id="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319530" cy="172720"/>
                    </a:xfrm>
                    <a:prstGeom prst="rect">
                      <a:avLst/>
                    </a:prstGeom>
                    <a:noFill/>
                    <a:ln>
                      <a:noFill/>
                    </a:ln>
                  </pic:spPr>
                </pic:pic>
              </a:graphicData>
            </a:graphic>
          </wp:inline>
        </w:drawing>
      </w:r>
      <w:r>
        <w:rPr>
          <w:rFonts w:hint="eastAsia"/>
        </w:rPr>
        <w:t>，弹出以下窗口：</w:t>
      </w:r>
    </w:p>
    <w:p w14:paraId="1E685F94" w14:textId="77777777" w:rsidR="009617CB" w:rsidRDefault="009617CB">
      <w:pPr>
        <w:ind w:firstLineChars="150" w:firstLine="330"/>
      </w:pPr>
    </w:p>
    <w:p w14:paraId="25278177" w14:textId="77777777" w:rsidR="009617CB" w:rsidRDefault="00521E95">
      <w:pPr>
        <w:rPr>
          <w:rStyle w:val="af1"/>
          <w:b/>
          <w:bCs/>
          <w:szCs w:val="28"/>
        </w:rPr>
      </w:pPr>
      <w:r>
        <w:rPr>
          <w:rFonts w:hint="eastAsia"/>
        </w:rPr>
        <w:t xml:space="preserve">  </w:t>
      </w:r>
      <w:r>
        <w:rPr>
          <w:rFonts w:hint="eastAsia"/>
        </w:rPr>
        <w:t>选择时间段后，点击查询按钮进行查询。</w:t>
      </w:r>
    </w:p>
    <w:p w14:paraId="779E7DC1" w14:textId="77777777" w:rsidR="009617CB" w:rsidRDefault="00FD2730">
      <w:pPr>
        <w:ind w:firstLineChars="150" w:firstLine="330"/>
        <w:outlineLvl w:val="2"/>
        <w:rPr>
          <w:rStyle w:val="af1"/>
          <w:b/>
          <w:bCs/>
          <w:szCs w:val="28"/>
        </w:rPr>
      </w:pPr>
      <w:bookmarkStart w:id="38" w:name="_Toc417213731"/>
      <w:r>
        <w:rPr>
          <w:rStyle w:val="af1"/>
          <w:rFonts w:hint="eastAsia"/>
          <w:b/>
          <w:bCs/>
          <w:szCs w:val="28"/>
        </w:rPr>
        <w:t>3.5.8</w:t>
      </w:r>
      <w:r w:rsidR="00521E95">
        <w:rPr>
          <w:rStyle w:val="af1"/>
          <w:rFonts w:hint="eastAsia"/>
          <w:b/>
          <w:bCs/>
          <w:szCs w:val="28"/>
        </w:rPr>
        <w:t xml:space="preserve"> </w:t>
      </w:r>
      <w:r w:rsidR="00521E95">
        <w:rPr>
          <w:rStyle w:val="af1"/>
          <w:rFonts w:hint="eastAsia"/>
          <w:b/>
          <w:bCs/>
          <w:szCs w:val="28"/>
        </w:rPr>
        <w:t>备用金明细</w:t>
      </w:r>
      <w:bookmarkEnd w:id="38"/>
    </w:p>
    <w:p w14:paraId="164B58EA"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6C2B1AF6" wp14:editId="4CB6466E">
            <wp:extent cx="1216025" cy="233045"/>
            <wp:effectExtent l="0" t="0" r="3175" b="0"/>
            <wp:docPr id="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216025" cy="233045"/>
                    </a:xfrm>
                    <a:prstGeom prst="rect">
                      <a:avLst/>
                    </a:prstGeom>
                    <a:noFill/>
                    <a:ln>
                      <a:noFill/>
                    </a:ln>
                  </pic:spPr>
                </pic:pic>
              </a:graphicData>
            </a:graphic>
          </wp:inline>
        </w:drawing>
      </w:r>
      <w:r>
        <w:rPr>
          <w:rFonts w:hint="eastAsia"/>
        </w:rPr>
        <w:t>，弹出以下窗口：</w:t>
      </w:r>
    </w:p>
    <w:p w14:paraId="639ECFF7" w14:textId="77777777" w:rsidR="009617CB" w:rsidRDefault="00CD0D91">
      <w:pPr>
        <w:ind w:firstLineChars="150" w:firstLine="330"/>
      </w:pPr>
      <w:r w:rsidRPr="001C22CD">
        <w:rPr>
          <w:noProof/>
        </w:rPr>
        <w:drawing>
          <wp:inline distT="0" distB="0" distL="0" distR="0" wp14:anchorId="07B8B591" wp14:editId="541A39B7">
            <wp:extent cx="5279390" cy="1345565"/>
            <wp:effectExtent l="0" t="0" r="0" b="6985"/>
            <wp:docPr id="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9390" cy="1345565"/>
                    </a:xfrm>
                    <a:prstGeom prst="rect">
                      <a:avLst/>
                    </a:prstGeom>
                    <a:noFill/>
                    <a:ln>
                      <a:noFill/>
                    </a:ln>
                  </pic:spPr>
                </pic:pic>
              </a:graphicData>
            </a:graphic>
          </wp:inline>
        </w:drawing>
      </w:r>
    </w:p>
    <w:p w14:paraId="5E9D1118" w14:textId="77777777" w:rsidR="009617CB" w:rsidRDefault="00521E95">
      <w:r>
        <w:rPr>
          <w:rFonts w:hint="eastAsia"/>
        </w:rPr>
        <w:t xml:space="preserve">  </w:t>
      </w:r>
      <w:r>
        <w:rPr>
          <w:rFonts w:hint="eastAsia"/>
        </w:rPr>
        <w:t>选择老人和时间段后之后，点击查询按钮</w:t>
      </w:r>
      <w:r w:rsidR="00CD0D91">
        <w:rPr>
          <w:noProof/>
        </w:rPr>
        <w:drawing>
          <wp:inline distT="0" distB="0" distL="0" distR="0" wp14:anchorId="0D250A9C" wp14:editId="6114B014">
            <wp:extent cx="569595" cy="207010"/>
            <wp:effectExtent l="0" t="0" r="1905"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69595" cy="207010"/>
                    </a:xfrm>
                    <a:prstGeom prst="rect">
                      <a:avLst/>
                    </a:prstGeom>
                    <a:noFill/>
                    <a:ln>
                      <a:noFill/>
                    </a:ln>
                  </pic:spPr>
                </pic:pic>
              </a:graphicData>
            </a:graphic>
          </wp:inline>
        </w:drawing>
      </w:r>
      <w:r>
        <w:rPr>
          <w:rFonts w:hint="eastAsia"/>
        </w:rPr>
        <w:t>就可以查询到老人的备用金明细。</w:t>
      </w:r>
    </w:p>
    <w:p w14:paraId="4AA5A1CE" w14:textId="77777777" w:rsidR="009617CB" w:rsidRDefault="009617CB">
      <w:pPr>
        <w:ind w:firstLineChars="150" w:firstLine="330"/>
        <w:rPr>
          <w:rStyle w:val="af1"/>
          <w:b/>
          <w:bCs/>
          <w:szCs w:val="28"/>
        </w:rPr>
      </w:pPr>
    </w:p>
    <w:p w14:paraId="4F3D3EBE" w14:textId="77777777" w:rsidR="009617CB" w:rsidRDefault="00521E95">
      <w:pPr>
        <w:ind w:firstLineChars="50" w:firstLine="120"/>
        <w:outlineLvl w:val="1"/>
        <w:rPr>
          <w:rStyle w:val="af1"/>
          <w:b/>
          <w:sz w:val="24"/>
          <w:szCs w:val="32"/>
          <w:u w:val="single"/>
        </w:rPr>
      </w:pPr>
      <w:bookmarkStart w:id="39" w:name="_Toc417213732"/>
      <w:r>
        <w:rPr>
          <w:rStyle w:val="af1"/>
          <w:rFonts w:hint="eastAsia"/>
          <w:b/>
          <w:sz w:val="24"/>
          <w:szCs w:val="32"/>
          <w:u w:val="single"/>
        </w:rPr>
        <w:t xml:space="preserve">3.6 </w:t>
      </w:r>
      <w:r>
        <w:rPr>
          <w:rStyle w:val="af1"/>
          <w:rFonts w:hint="eastAsia"/>
          <w:b/>
          <w:sz w:val="24"/>
          <w:szCs w:val="32"/>
          <w:u w:val="single"/>
        </w:rPr>
        <w:t>员工管理</w:t>
      </w:r>
      <w:bookmarkEnd w:id="39"/>
    </w:p>
    <w:p w14:paraId="7B9CCFDE" w14:textId="77777777" w:rsidR="009617CB" w:rsidRDefault="00521E95">
      <w:r>
        <w:rPr>
          <w:rFonts w:hint="eastAsia"/>
        </w:rPr>
        <w:t xml:space="preserve">  </w:t>
      </w:r>
      <w:r>
        <w:rPr>
          <w:rFonts w:hint="eastAsia"/>
        </w:rPr>
        <w:t>员工管理，是用来管理养老院内员工信息还有员工假</w:t>
      </w:r>
      <w:proofErr w:type="gramStart"/>
      <w:r>
        <w:rPr>
          <w:rFonts w:hint="eastAsia"/>
        </w:rPr>
        <w:t>务</w:t>
      </w:r>
      <w:proofErr w:type="gramEnd"/>
      <w:r>
        <w:rPr>
          <w:rFonts w:hint="eastAsia"/>
        </w:rPr>
        <w:t>的。点击</w:t>
      </w:r>
      <w:r w:rsidR="00CD0D91" w:rsidRPr="001C22CD">
        <w:rPr>
          <w:noProof/>
        </w:rPr>
        <w:drawing>
          <wp:inline distT="0" distB="0" distL="0" distR="0" wp14:anchorId="71B3CBF3" wp14:editId="19A41D92">
            <wp:extent cx="1285240" cy="362585"/>
            <wp:effectExtent l="0" t="0" r="0" b="0"/>
            <wp:docPr id="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85240" cy="362585"/>
                    </a:xfrm>
                    <a:prstGeom prst="rect">
                      <a:avLst/>
                    </a:prstGeom>
                    <a:noFill/>
                    <a:ln>
                      <a:noFill/>
                    </a:ln>
                  </pic:spPr>
                </pic:pic>
              </a:graphicData>
            </a:graphic>
          </wp:inline>
        </w:drawing>
      </w:r>
      <w:r>
        <w:rPr>
          <w:rFonts w:hint="eastAsia"/>
        </w:rPr>
        <w:t>即可打开：</w:t>
      </w:r>
    </w:p>
    <w:p w14:paraId="49DF777A" w14:textId="77777777" w:rsidR="009617CB" w:rsidRDefault="00CD0D91">
      <w:pPr>
        <w:ind w:firstLineChars="50" w:firstLine="110"/>
      </w:pPr>
      <w:r w:rsidRPr="001C22CD">
        <w:rPr>
          <w:noProof/>
        </w:rPr>
        <w:lastRenderedPageBreak/>
        <w:drawing>
          <wp:inline distT="0" distB="0" distL="0" distR="0" wp14:anchorId="480F19EB" wp14:editId="066228D6">
            <wp:extent cx="1431925" cy="1121410"/>
            <wp:effectExtent l="0" t="0" r="0" b="2540"/>
            <wp:docPr id="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431925" cy="1121410"/>
                    </a:xfrm>
                    <a:prstGeom prst="rect">
                      <a:avLst/>
                    </a:prstGeom>
                    <a:noFill/>
                    <a:ln>
                      <a:noFill/>
                    </a:ln>
                  </pic:spPr>
                </pic:pic>
              </a:graphicData>
            </a:graphic>
          </wp:inline>
        </w:drawing>
      </w:r>
    </w:p>
    <w:p w14:paraId="1CF758AB" w14:textId="77777777" w:rsidR="009617CB" w:rsidRDefault="00521E95">
      <w:pPr>
        <w:ind w:firstLineChars="150" w:firstLine="330"/>
        <w:rPr>
          <w:rStyle w:val="af1"/>
          <w:b/>
          <w:bCs/>
          <w:szCs w:val="28"/>
        </w:rPr>
      </w:pPr>
      <w:r>
        <w:rPr>
          <w:rStyle w:val="af1"/>
          <w:rFonts w:hint="eastAsia"/>
          <w:b/>
          <w:bCs/>
          <w:szCs w:val="28"/>
        </w:rPr>
        <w:t xml:space="preserve">3.6.1 </w:t>
      </w:r>
      <w:r>
        <w:rPr>
          <w:rStyle w:val="af1"/>
          <w:rFonts w:hint="eastAsia"/>
          <w:b/>
          <w:bCs/>
          <w:szCs w:val="28"/>
        </w:rPr>
        <w:t>基本信息管理</w:t>
      </w:r>
    </w:p>
    <w:p w14:paraId="58114753" w14:textId="77777777" w:rsidR="009617CB" w:rsidRDefault="00521E95">
      <w:r>
        <w:rPr>
          <w:rStyle w:val="af1"/>
          <w:rFonts w:hint="eastAsia"/>
          <w:szCs w:val="28"/>
        </w:rPr>
        <w:t xml:space="preserve">  </w:t>
      </w:r>
      <w:r>
        <w:rPr>
          <w:rStyle w:val="af1"/>
          <w:rFonts w:hint="eastAsia"/>
          <w:szCs w:val="28"/>
        </w:rPr>
        <w:t>点击</w:t>
      </w:r>
      <w:r w:rsidR="00CD0D91">
        <w:rPr>
          <w:noProof/>
        </w:rPr>
        <w:drawing>
          <wp:inline distT="0" distB="0" distL="0" distR="0" wp14:anchorId="7EC552C2" wp14:editId="7304E571">
            <wp:extent cx="914400" cy="474345"/>
            <wp:effectExtent l="0" t="0" r="0" b="1905"/>
            <wp:docPr id="11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14400" cy="474345"/>
                    </a:xfrm>
                    <a:prstGeom prst="rect">
                      <a:avLst/>
                    </a:prstGeom>
                    <a:noFill/>
                    <a:ln>
                      <a:noFill/>
                    </a:ln>
                  </pic:spPr>
                </pic:pic>
              </a:graphicData>
            </a:graphic>
          </wp:inline>
        </w:drawing>
      </w:r>
      <w:r>
        <w:rPr>
          <w:rFonts w:hint="eastAsia"/>
        </w:rPr>
        <w:t>。弹出以下菜单：</w:t>
      </w:r>
    </w:p>
    <w:p w14:paraId="29EA25A1" w14:textId="77777777" w:rsidR="009617CB" w:rsidRDefault="00CD0D91">
      <w:pPr>
        <w:ind w:firstLineChars="150" w:firstLine="330"/>
      </w:pPr>
      <w:r w:rsidRPr="001C22CD">
        <w:rPr>
          <w:noProof/>
        </w:rPr>
        <w:drawing>
          <wp:inline distT="0" distB="0" distL="0" distR="0" wp14:anchorId="1DE321C1" wp14:editId="2D92ACC6">
            <wp:extent cx="5270500" cy="2501900"/>
            <wp:effectExtent l="0" t="0" r="6350" b="0"/>
            <wp:docPr id="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0500" cy="2501900"/>
                    </a:xfrm>
                    <a:prstGeom prst="rect">
                      <a:avLst/>
                    </a:prstGeom>
                    <a:noFill/>
                    <a:ln>
                      <a:noFill/>
                    </a:ln>
                  </pic:spPr>
                </pic:pic>
              </a:graphicData>
            </a:graphic>
          </wp:inline>
        </w:drawing>
      </w:r>
    </w:p>
    <w:p w14:paraId="16B2493D" w14:textId="77777777" w:rsidR="009617CB" w:rsidRDefault="00521E95">
      <w:r>
        <w:rPr>
          <w:rFonts w:hint="eastAsia"/>
        </w:rPr>
        <w:t xml:space="preserve">  </w:t>
      </w:r>
      <w:r>
        <w:rPr>
          <w:rFonts w:hint="eastAsia"/>
        </w:rPr>
        <w:t>请按照</w:t>
      </w:r>
      <w:r>
        <w:rPr>
          <w:rFonts w:hint="eastAsia"/>
          <w:b/>
          <w:bCs/>
        </w:rPr>
        <w:t>工号，姓名，性别，证件信息，出生日期，婚姻状况、部门、职务等等，</w:t>
      </w:r>
      <w:r>
        <w:rPr>
          <w:rFonts w:hint="eastAsia"/>
        </w:rPr>
        <w:t>填写或者点击</w:t>
      </w:r>
      <w:ins w:id="40" w:author="hp" w:date="2014-11-05T16:54:00Z">
        <w:r w:rsidR="00CD0D91">
          <w:rPr>
            <w:noProof/>
          </w:rPr>
          <w:drawing>
            <wp:inline distT="0" distB="0" distL="0" distR="0" wp14:anchorId="6EFB0297" wp14:editId="2E9F52D1">
              <wp:extent cx="259080" cy="189865"/>
              <wp:effectExtent l="0" t="0" r="7620" b="63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 cy="189865"/>
                      </a:xfrm>
                      <a:prstGeom prst="rect">
                        <a:avLst/>
                      </a:prstGeom>
                      <a:noFill/>
                      <a:ln>
                        <a:noFill/>
                      </a:ln>
                    </pic:spPr>
                  </pic:pic>
                </a:graphicData>
              </a:graphic>
            </wp:inline>
          </w:drawing>
        </w:r>
      </w:ins>
      <w:r>
        <w:rPr>
          <w:rFonts w:hint="eastAsia"/>
        </w:rPr>
        <w:t>标识的项目可以点击后从下拉窗口中选择一个输入项。最后按保存退出。</w:t>
      </w:r>
    </w:p>
    <w:p w14:paraId="50B06208" w14:textId="77777777" w:rsidR="009617CB" w:rsidRDefault="009617CB">
      <w:pPr>
        <w:ind w:firstLineChars="150" w:firstLine="330"/>
      </w:pPr>
    </w:p>
    <w:p w14:paraId="19ADA194" w14:textId="77777777" w:rsidR="009617CB" w:rsidRDefault="00521E95">
      <w:pPr>
        <w:ind w:firstLineChars="150" w:firstLine="330"/>
        <w:outlineLvl w:val="2"/>
        <w:rPr>
          <w:rStyle w:val="af1"/>
          <w:b/>
          <w:bCs/>
          <w:szCs w:val="28"/>
        </w:rPr>
      </w:pPr>
      <w:bookmarkStart w:id="41" w:name="_Toc417213733"/>
      <w:r>
        <w:rPr>
          <w:rStyle w:val="af1"/>
          <w:rFonts w:hint="eastAsia"/>
          <w:b/>
          <w:bCs/>
          <w:szCs w:val="28"/>
        </w:rPr>
        <w:t xml:space="preserve">3.6.2 </w:t>
      </w:r>
      <w:r>
        <w:rPr>
          <w:rStyle w:val="af1"/>
          <w:rFonts w:hint="eastAsia"/>
          <w:b/>
          <w:bCs/>
          <w:szCs w:val="28"/>
        </w:rPr>
        <w:t>请假管理</w:t>
      </w:r>
      <w:bookmarkEnd w:id="41"/>
    </w:p>
    <w:p w14:paraId="351C67FC"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3138EE6C" wp14:editId="701F7E8C">
            <wp:extent cx="1345565" cy="276225"/>
            <wp:effectExtent l="0" t="0" r="6985" b="9525"/>
            <wp:docPr id="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45565" cy="276225"/>
                    </a:xfrm>
                    <a:prstGeom prst="rect">
                      <a:avLst/>
                    </a:prstGeom>
                    <a:noFill/>
                    <a:ln>
                      <a:noFill/>
                    </a:ln>
                  </pic:spPr>
                </pic:pic>
              </a:graphicData>
            </a:graphic>
          </wp:inline>
        </w:drawing>
      </w:r>
      <w:r>
        <w:rPr>
          <w:rFonts w:hint="eastAsia"/>
        </w:rPr>
        <w:t>，弹出以下窗口：</w:t>
      </w:r>
    </w:p>
    <w:p w14:paraId="1DCDF163" w14:textId="77777777" w:rsidR="009617CB" w:rsidRDefault="00CD0D91">
      <w:pPr>
        <w:ind w:firstLineChars="150" w:firstLine="330"/>
      </w:pPr>
      <w:r w:rsidRPr="001C22CD">
        <w:rPr>
          <w:noProof/>
        </w:rPr>
        <w:lastRenderedPageBreak/>
        <w:drawing>
          <wp:inline distT="0" distB="0" distL="0" distR="0" wp14:anchorId="0346AE7C" wp14:editId="49A074A2">
            <wp:extent cx="5279390" cy="2596515"/>
            <wp:effectExtent l="0" t="0" r="0" b="0"/>
            <wp:docPr id="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9390" cy="2596515"/>
                    </a:xfrm>
                    <a:prstGeom prst="rect">
                      <a:avLst/>
                    </a:prstGeom>
                    <a:noFill/>
                    <a:ln>
                      <a:noFill/>
                    </a:ln>
                  </pic:spPr>
                </pic:pic>
              </a:graphicData>
            </a:graphic>
          </wp:inline>
        </w:drawing>
      </w:r>
    </w:p>
    <w:p w14:paraId="00B21758" w14:textId="77777777" w:rsidR="009617CB" w:rsidRDefault="00521E95">
      <w:r>
        <w:rPr>
          <w:rFonts w:hint="eastAsia"/>
        </w:rPr>
        <w:t xml:space="preserve">  </w:t>
      </w:r>
      <w:r>
        <w:rPr>
          <w:rFonts w:hint="eastAsia"/>
        </w:rPr>
        <w:t>请选择</w:t>
      </w:r>
      <w:r w:rsidR="00CD0D91" w:rsidRPr="001C22CD">
        <w:rPr>
          <w:noProof/>
        </w:rPr>
        <w:drawing>
          <wp:inline distT="0" distB="0" distL="0" distR="0" wp14:anchorId="2BA73D6D" wp14:editId="49EC4F85">
            <wp:extent cx="1544320" cy="655320"/>
            <wp:effectExtent l="0" t="0" r="0" b="0"/>
            <wp:docPr id="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4320" cy="655320"/>
                    </a:xfrm>
                    <a:prstGeom prst="rect">
                      <a:avLst/>
                    </a:prstGeom>
                    <a:noFill/>
                    <a:ln>
                      <a:noFill/>
                    </a:ln>
                  </pic:spPr>
                </pic:pic>
              </a:graphicData>
            </a:graphic>
          </wp:inline>
        </w:drawing>
      </w:r>
      <w:r>
        <w:rPr>
          <w:rFonts w:hint="eastAsia"/>
        </w:rPr>
        <w:t>，其中一个，来完成请假或者销假操作。并且按照上表填写完整员工信息。</w:t>
      </w:r>
    </w:p>
    <w:p w14:paraId="4B363D2C" w14:textId="77777777" w:rsidR="009617CB" w:rsidRDefault="009617CB">
      <w:pPr>
        <w:ind w:firstLineChars="150" w:firstLine="330"/>
      </w:pPr>
    </w:p>
    <w:p w14:paraId="7AD58F48" w14:textId="77777777" w:rsidR="009617CB" w:rsidRDefault="00521E95">
      <w:pPr>
        <w:ind w:firstLineChars="150" w:firstLine="330"/>
        <w:outlineLvl w:val="2"/>
        <w:rPr>
          <w:rStyle w:val="af1"/>
          <w:b/>
          <w:bCs/>
          <w:szCs w:val="28"/>
        </w:rPr>
      </w:pPr>
      <w:bookmarkStart w:id="42" w:name="_Toc417213734"/>
      <w:r>
        <w:rPr>
          <w:rStyle w:val="af1"/>
          <w:rFonts w:hint="eastAsia"/>
          <w:b/>
          <w:bCs/>
          <w:szCs w:val="28"/>
        </w:rPr>
        <w:t>3.6.3</w:t>
      </w:r>
      <w:r>
        <w:rPr>
          <w:rStyle w:val="af1"/>
          <w:rFonts w:hint="eastAsia"/>
          <w:b/>
          <w:bCs/>
          <w:szCs w:val="28"/>
        </w:rPr>
        <w:t>员工排班</w:t>
      </w:r>
      <w:bookmarkEnd w:id="42"/>
    </w:p>
    <w:p w14:paraId="6DE6C1B4"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09B381C1" wp14:editId="468573D3">
            <wp:extent cx="1431925" cy="293370"/>
            <wp:effectExtent l="0" t="0" r="0" b="0"/>
            <wp:docPr id="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31925" cy="293370"/>
                    </a:xfrm>
                    <a:prstGeom prst="rect">
                      <a:avLst/>
                    </a:prstGeom>
                    <a:noFill/>
                    <a:ln>
                      <a:noFill/>
                    </a:ln>
                  </pic:spPr>
                </pic:pic>
              </a:graphicData>
            </a:graphic>
          </wp:inline>
        </w:drawing>
      </w:r>
      <w:r>
        <w:rPr>
          <w:rFonts w:hint="eastAsia"/>
        </w:rPr>
        <w:t>，弹出以下窗口：</w:t>
      </w:r>
    </w:p>
    <w:p w14:paraId="48A1FCAB" w14:textId="77777777" w:rsidR="009617CB" w:rsidRDefault="00CD0D91">
      <w:pPr>
        <w:ind w:firstLineChars="150" w:firstLine="330"/>
      </w:pPr>
      <w:r w:rsidRPr="001C22CD">
        <w:rPr>
          <w:noProof/>
        </w:rPr>
        <w:drawing>
          <wp:inline distT="0" distB="0" distL="0" distR="0" wp14:anchorId="08B92DAA" wp14:editId="4319753A">
            <wp:extent cx="4537710" cy="828040"/>
            <wp:effectExtent l="0" t="0" r="0" b="0"/>
            <wp:docPr id="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537710" cy="828040"/>
                    </a:xfrm>
                    <a:prstGeom prst="rect">
                      <a:avLst/>
                    </a:prstGeom>
                    <a:noFill/>
                    <a:ln>
                      <a:noFill/>
                    </a:ln>
                  </pic:spPr>
                </pic:pic>
              </a:graphicData>
            </a:graphic>
          </wp:inline>
        </w:drawing>
      </w:r>
    </w:p>
    <w:p w14:paraId="096703B7" w14:textId="77777777" w:rsidR="009617CB" w:rsidRDefault="00521E95">
      <w:r>
        <w:rPr>
          <w:rFonts w:hint="eastAsia"/>
        </w:rPr>
        <w:t xml:space="preserve">   </w:t>
      </w:r>
      <w:r>
        <w:rPr>
          <w:rFonts w:hint="eastAsia"/>
        </w:rPr>
        <w:t>选择部门和职务，还有时间，点击查询按钮，弹出排班表：</w:t>
      </w:r>
      <w:r w:rsidR="00CD0D91" w:rsidRPr="001C22CD">
        <w:rPr>
          <w:noProof/>
        </w:rPr>
        <w:drawing>
          <wp:inline distT="0" distB="0" distL="0" distR="0" wp14:anchorId="42B2FAD3" wp14:editId="674D58CD">
            <wp:extent cx="5270500" cy="2527300"/>
            <wp:effectExtent l="0" t="0" r="6350" b="6350"/>
            <wp:docPr id="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0500" cy="2527300"/>
                    </a:xfrm>
                    <a:prstGeom prst="rect">
                      <a:avLst/>
                    </a:prstGeom>
                    <a:noFill/>
                    <a:ln>
                      <a:noFill/>
                    </a:ln>
                  </pic:spPr>
                </pic:pic>
              </a:graphicData>
            </a:graphic>
          </wp:inline>
        </w:drawing>
      </w:r>
    </w:p>
    <w:p w14:paraId="500643EB" w14:textId="77777777" w:rsidR="009617CB" w:rsidRDefault="00CD0D91">
      <w:pPr>
        <w:ind w:firstLineChars="150" w:firstLine="330"/>
      </w:pPr>
      <w:r>
        <w:rPr>
          <w:noProof/>
        </w:rPr>
        <w:lastRenderedPageBreak/>
        <w:drawing>
          <wp:inline distT="0" distB="0" distL="0" distR="0" wp14:anchorId="1D549CBF" wp14:editId="520E10EB">
            <wp:extent cx="5270500" cy="3070860"/>
            <wp:effectExtent l="0" t="0" r="6350" b="0"/>
            <wp:docPr id="124"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70500" cy="3070860"/>
                    </a:xfrm>
                    <a:prstGeom prst="rect">
                      <a:avLst/>
                    </a:prstGeom>
                    <a:noFill/>
                    <a:ln>
                      <a:noFill/>
                    </a:ln>
                  </pic:spPr>
                </pic:pic>
              </a:graphicData>
            </a:graphic>
          </wp:inline>
        </w:drawing>
      </w:r>
    </w:p>
    <w:p w14:paraId="1B68704E" w14:textId="77777777" w:rsidR="009617CB" w:rsidRDefault="00521E95">
      <w:r>
        <w:rPr>
          <w:rFonts w:hint="eastAsia"/>
        </w:rPr>
        <w:t xml:space="preserve">  </w:t>
      </w:r>
      <w:r>
        <w:rPr>
          <w:rFonts w:hint="eastAsia"/>
        </w:rPr>
        <w:t>首先点击需要排班的时间段，比如周日早班，然后双击左边的可以加入班次的人员，就会将该人员加入该班次，而如果需要</w:t>
      </w:r>
      <w:r w:rsidR="009B2438">
        <w:rPr>
          <w:rFonts w:hint="eastAsia"/>
        </w:rPr>
        <w:t>修改</w:t>
      </w:r>
      <w:r>
        <w:rPr>
          <w:rFonts w:hint="eastAsia"/>
        </w:rPr>
        <w:t>人员，只需先选中该时间段，变成这样：</w:t>
      </w:r>
    </w:p>
    <w:p w14:paraId="10A92353" w14:textId="77777777" w:rsidR="009617CB" w:rsidRDefault="00CD0D91">
      <w:r w:rsidRPr="001C22CD">
        <w:rPr>
          <w:noProof/>
        </w:rPr>
        <w:drawing>
          <wp:inline distT="0" distB="0" distL="0" distR="0" wp14:anchorId="00ABF6CB" wp14:editId="6027810B">
            <wp:extent cx="1061085" cy="1388745"/>
            <wp:effectExtent l="0" t="0" r="5715" b="1905"/>
            <wp:docPr id="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061085" cy="1388745"/>
                    </a:xfrm>
                    <a:prstGeom prst="rect">
                      <a:avLst/>
                    </a:prstGeom>
                    <a:noFill/>
                    <a:ln>
                      <a:noFill/>
                    </a:ln>
                  </pic:spPr>
                </pic:pic>
              </a:graphicData>
            </a:graphic>
          </wp:inline>
        </w:drawing>
      </w:r>
      <w:r w:rsidR="00521E95">
        <w:rPr>
          <w:rFonts w:hint="eastAsia"/>
        </w:rPr>
        <w:t>，点击</w:t>
      </w:r>
      <w:r w:rsidR="009B2438">
        <w:rPr>
          <w:rFonts w:hint="eastAsia"/>
        </w:rPr>
        <w:t>修改</w:t>
      </w:r>
      <w:r w:rsidR="00521E95">
        <w:rPr>
          <w:rFonts w:hint="eastAsia"/>
        </w:rPr>
        <w:t>按钮就会</w:t>
      </w:r>
      <w:r w:rsidR="009B2438">
        <w:rPr>
          <w:rFonts w:hint="eastAsia"/>
        </w:rPr>
        <w:t>修改排班</w:t>
      </w:r>
      <w:r w:rsidR="00521E95">
        <w:rPr>
          <w:rFonts w:hint="eastAsia"/>
        </w:rPr>
        <w:t>。点击下方的保存按钮可以保存排班表，点击退出按钮退出该窗口。</w:t>
      </w:r>
    </w:p>
    <w:p w14:paraId="43BCE977" w14:textId="77777777" w:rsidR="009617CB" w:rsidRDefault="009617CB">
      <w:pPr>
        <w:ind w:firstLineChars="150" w:firstLine="330"/>
      </w:pPr>
    </w:p>
    <w:p w14:paraId="41554A8E" w14:textId="77777777" w:rsidR="009617CB" w:rsidRDefault="009617CB">
      <w:pPr>
        <w:ind w:firstLineChars="150" w:firstLine="330"/>
      </w:pPr>
    </w:p>
    <w:p w14:paraId="0019F8A4" w14:textId="77777777" w:rsidR="009617CB" w:rsidRDefault="00521E95">
      <w:pPr>
        <w:ind w:firstLineChars="50" w:firstLine="120"/>
        <w:outlineLvl w:val="1"/>
        <w:rPr>
          <w:rStyle w:val="af1"/>
          <w:b/>
          <w:sz w:val="24"/>
          <w:szCs w:val="32"/>
          <w:u w:val="single"/>
        </w:rPr>
      </w:pPr>
      <w:bookmarkStart w:id="43" w:name="_Toc417213735"/>
      <w:r>
        <w:rPr>
          <w:rStyle w:val="af1"/>
          <w:rFonts w:hint="eastAsia"/>
          <w:b/>
          <w:sz w:val="24"/>
          <w:szCs w:val="32"/>
          <w:u w:val="single"/>
        </w:rPr>
        <w:t xml:space="preserve">3.7 </w:t>
      </w:r>
      <w:r>
        <w:rPr>
          <w:rStyle w:val="af1"/>
          <w:rFonts w:hint="eastAsia"/>
          <w:b/>
          <w:sz w:val="24"/>
          <w:szCs w:val="32"/>
          <w:u w:val="single"/>
        </w:rPr>
        <w:t>仓库管理</w:t>
      </w:r>
      <w:bookmarkEnd w:id="43"/>
    </w:p>
    <w:p w14:paraId="7F6450E4" w14:textId="77777777" w:rsidR="009617CB" w:rsidRDefault="00521E95">
      <w:r>
        <w:rPr>
          <w:rFonts w:hint="eastAsia"/>
        </w:rPr>
        <w:t xml:space="preserve">   </w:t>
      </w:r>
      <w:r>
        <w:rPr>
          <w:rFonts w:hint="eastAsia"/>
        </w:rPr>
        <w:t>仓库管理，是用来管理出入库药品和物资的分项，点击</w:t>
      </w:r>
      <w:r w:rsidR="00CD0D91" w:rsidRPr="001C22CD">
        <w:rPr>
          <w:noProof/>
        </w:rPr>
        <w:drawing>
          <wp:inline distT="0" distB="0" distL="0" distR="0" wp14:anchorId="668E5EC8" wp14:editId="7ED71783">
            <wp:extent cx="1345565" cy="362585"/>
            <wp:effectExtent l="0" t="0" r="6985" b="0"/>
            <wp:docPr id="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345565" cy="362585"/>
                    </a:xfrm>
                    <a:prstGeom prst="rect">
                      <a:avLst/>
                    </a:prstGeom>
                    <a:noFill/>
                    <a:ln>
                      <a:noFill/>
                    </a:ln>
                  </pic:spPr>
                </pic:pic>
              </a:graphicData>
            </a:graphic>
          </wp:inline>
        </w:drawing>
      </w:r>
      <w:r>
        <w:rPr>
          <w:rFonts w:hint="eastAsia"/>
        </w:rPr>
        <w:t>可弹出：</w:t>
      </w:r>
    </w:p>
    <w:p w14:paraId="46802634" w14:textId="77777777" w:rsidR="009617CB" w:rsidRDefault="00CD0D91">
      <w:pPr>
        <w:ind w:firstLineChars="50" w:firstLine="110"/>
      </w:pPr>
      <w:r w:rsidRPr="001C22CD">
        <w:rPr>
          <w:noProof/>
        </w:rPr>
        <w:drawing>
          <wp:inline distT="0" distB="0" distL="0" distR="0" wp14:anchorId="1CADFC45" wp14:editId="59B3AA52">
            <wp:extent cx="1405890" cy="526415"/>
            <wp:effectExtent l="0" t="0" r="3810" b="6985"/>
            <wp:docPr id="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05890" cy="526415"/>
                    </a:xfrm>
                    <a:prstGeom prst="rect">
                      <a:avLst/>
                    </a:prstGeom>
                    <a:noFill/>
                    <a:ln>
                      <a:noFill/>
                    </a:ln>
                  </pic:spPr>
                </pic:pic>
              </a:graphicData>
            </a:graphic>
          </wp:inline>
        </w:drawing>
      </w:r>
    </w:p>
    <w:p w14:paraId="3D46653E" w14:textId="77777777" w:rsidR="009617CB" w:rsidRDefault="00521E95">
      <w:pPr>
        <w:ind w:firstLineChars="150" w:firstLine="330"/>
        <w:outlineLvl w:val="2"/>
        <w:rPr>
          <w:rStyle w:val="af1"/>
          <w:b/>
          <w:bCs/>
          <w:szCs w:val="28"/>
        </w:rPr>
      </w:pPr>
      <w:bookmarkStart w:id="44" w:name="_Toc417213736"/>
      <w:r>
        <w:rPr>
          <w:rStyle w:val="af1"/>
          <w:rFonts w:hint="eastAsia"/>
          <w:b/>
          <w:bCs/>
          <w:szCs w:val="28"/>
        </w:rPr>
        <w:t>3.7.1</w:t>
      </w:r>
      <w:r>
        <w:rPr>
          <w:rStyle w:val="af1"/>
          <w:rFonts w:hint="eastAsia"/>
          <w:b/>
          <w:bCs/>
          <w:szCs w:val="28"/>
        </w:rPr>
        <w:t>入库管理</w:t>
      </w:r>
      <w:bookmarkEnd w:id="44"/>
    </w:p>
    <w:p w14:paraId="50A6D8E2" w14:textId="77777777" w:rsidR="009617CB" w:rsidRDefault="00521E95" w:rsidP="000E2936">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5C9A0206" wp14:editId="1B4C9226">
            <wp:extent cx="1388745" cy="276225"/>
            <wp:effectExtent l="0" t="0" r="1905" b="9525"/>
            <wp:docPr id="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88745" cy="276225"/>
                    </a:xfrm>
                    <a:prstGeom prst="rect">
                      <a:avLst/>
                    </a:prstGeom>
                    <a:noFill/>
                    <a:ln>
                      <a:noFill/>
                    </a:ln>
                  </pic:spPr>
                </pic:pic>
              </a:graphicData>
            </a:graphic>
          </wp:inline>
        </w:drawing>
      </w:r>
      <w:r>
        <w:rPr>
          <w:rFonts w:hint="eastAsia"/>
        </w:rPr>
        <w:t>。弹出以下菜单：</w:t>
      </w:r>
    </w:p>
    <w:p w14:paraId="2BDB3C61" w14:textId="77777777" w:rsidR="009617CB" w:rsidRDefault="00CD0D91" w:rsidP="000E2936">
      <w:r w:rsidRPr="001C22CD">
        <w:rPr>
          <w:noProof/>
        </w:rPr>
        <w:lastRenderedPageBreak/>
        <w:drawing>
          <wp:inline distT="0" distB="0" distL="0" distR="0" wp14:anchorId="638F79D8" wp14:editId="12423C99">
            <wp:extent cx="5279390" cy="466090"/>
            <wp:effectExtent l="0" t="0" r="0" b="0"/>
            <wp:docPr id="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9390" cy="466090"/>
                    </a:xfrm>
                    <a:prstGeom prst="rect">
                      <a:avLst/>
                    </a:prstGeom>
                    <a:noFill/>
                    <a:ln>
                      <a:noFill/>
                    </a:ln>
                  </pic:spPr>
                </pic:pic>
              </a:graphicData>
            </a:graphic>
          </wp:inline>
        </w:drawing>
      </w:r>
    </w:p>
    <w:p w14:paraId="14A82CC2" w14:textId="77777777" w:rsidR="009617CB" w:rsidRDefault="00521E95" w:rsidP="000E2936">
      <w:r>
        <w:rPr>
          <w:rFonts w:hint="eastAsia"/>
        </w:rPr>
        <w:t xml:space="preserve">  </w:t>
      </w:r>
      <w:r>
        <w:rPr>
          <w:rFonts w:hint="eastAsia"/>
        </w:rPr>
        <w:t>首先可以选择入库的日期、物资分类、采购员等，来对已经录入的记录进行查询。点击最下方的添加按钮可以添加入库记录，而双击上方记录可以查看和修改该记录。点击添加后弹出以下窗口：</w:t>
      </w:r>
    </w:p>
    <w:p w14:paraId="12C9C7F3" w14:textId="77777777" w:rsidR="009617CB" w:rsidRDefault="00CD0D91">
      <w:pPr>
        <w:ind w:firstLineChars="150" w:firstLine="330"/>
      </w:pPr>
      <w:r w:rsidRPr="001C22CD">
        <w:rPr>
          <w:noProof/>
        </w:rPr>
        <w:drawing>
          <wp:inline distT="0" distB="0" distL="0" distR="0" wp14:anchorId="121B66FE" wp14:editId="404AD499">
            <wp:extent cx="5270500" cy="2984500"/>
            <wp:effectExtent l="0" t="0" r="6350" b="6350"/>
            <wp:docPr id="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0500" cy="2984500"/>
                    </a:xfrm>
                    <a:prstGeom prst="rect">
                      <a:avLst/>
                    </a:prstGeom>
                    <a:noFill/>
                    <a:ln>
                      <a:noFill/>
                    </a:ln>
                  </pic:spPr>
                </pic:pic>
              </a:graphicData>
            </a:graphic>
          </wp:inline>
        </w:drawing>
      </w:r>
    </w:p>
    <w:p w14:paraId="620874F7" w14:textId="77777777" w:rsidR="009617CB" w:rsidRDefault="00521E95">
      <w:r>
        <w:rPr>
          <w:rFonts w:hint="eastAsia"/>
        </w:rPr>
        <w:t xml:space="preserve">  </w:t>
      </w:r>
      <w:r w:rsidR="00EC0B1D">
        <w:rPr>
          <w:rFonts w:hint="eastAsia"/>
        </w:rPr>
        <w:t>填写</w:t>
      </w:r>
      <w:r>
        <w:rPr>
          <w:rFonts w:hint="eastAsia"/>
        </w:rPr>
        <w:t>员工信息，填写所有的货物信息，点击保存</w:t>
      </w:r>
      <w:r w:rsidR="00CD0D91" w:rsidRPr="001C22CD">
        <w:rPr>
          <w:noProof/>
        </w:rPr>
        <w:drawing>
          <wp:inline distT="0" distB="0" distL="0" distR="0" wp14:anchorId="11CABF83" wp14:editId="2A21B478">
            <wp:extent cx="569595" cy="284480"/>
            <wp:effectExtent l="0" t="0" r="1905" b="1270"/>
            <wp:docPr id="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9595" cy="284480"/>
                    </a:xfrm>
                    <a:prstGeom prst="rect">
                      <a:avLst/>
                    </a:prstGeom>
                    <a:noFill/>
                    <a:ln>
                      <a:noFill/>
                    </a:ln>
                  </pic:spPr>
                </pic:pic>
              </a:graphicData>
            </a:graphic>
          </wp:inline>
        </w:drawing>
      </w:r>
      <w:r>
        <w:rPr>
          <w:rFonts w:hint="eastAsia"/>
        </w:rPr>
        <w:t>退出。</w:t>
      </w:r>
    </w:p>
    <w:p w14:paraId="797C10B4" w14:textId="77777777" w:rsidR="009617CB" w:rsidRDefault="00521E95">
      <w:pPr>
        <w:ind w:firstLineChars="150" w:firstLine="330"/>
        <w:outlineLvl w:val="2"/>
        <w:rPr>
          <w:rStyle w:val="af1"/>
          <w:b/>
          <w:bCs/>
          <w:szCs w:val="28"/>
        </w:rPr>
      </w:pPr>
      <w:bookmarkStart w:id="45" w:name="_Toc417213737"/>
      <w:r>
        <w:rPr>
          <w:rStyle w:val="af1"/>
          <w:rFonts w:hint="eastAsia"/>
          <w:b/>
          <w:bCs/>
          <w:szCs w:val="28"/>
        </w:rPr>
        <w:t xml:space="preserve">3.7.2 </w:t>
      </w:r>
      <w:r>
        <w:rPr>
          <w:rStyle w:val="af1"/>
          <w:rFonts w:hint="eastAsia"/>
          <w:b/>
          <w:bCs/>
          <w:szCs w:val="28"/>
        </w:rPr>
        <w:t>出库管理</w:t>
      </w:r>
      <w:bookmarkEnd w:id="45"/>
    </w:p>
    <w:p w14:paraId="2799B597"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6A153C0E" wp14:editId="4BADC478">
            <wp:extent cx="1259205" cy="215900"/>
            <wp:effectExtent l="0" t="0" r="0" b="0"/>
            <wp:docPr id="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259205" cy="215900"/>
                    </a:xfrm>
                    <a:prstGeom prst="rect">
                      <a:avLst/>
                    </a:prstGeom>
                    <a:noFill/>
                    <a:ln>
                      <a:noFill/>
                    </a:ln>
                  </pic:spPr>
                </pic:pic>
              </a:graphicData>
            </a:graphic>
          </wp:inline>
        </w:drawing>
      </w:r>
      <w:r>
        <w:rPr>
          <w:rFonts w:hint="eastAsia"/>
        </w:rPr>
        <w:t>，弹出以下菜单：</w:t>
      </w:r>
    </w:p>
    <w:p w14:paraId="4ED8206C" w14:textId="77777777" w:rsidR="009617CB" w:rsidRDefault="00521E95" w:rsidP="000E2936">
      <w:r>
        <w:rPr>
          <w:rFonts w:hint="eastAsia"/>
        </w:rPr>
        <w:t xml:space="preserve">  </w:t>
      </w:r>
      <w:r w:rsidR="00CD0D91" w:rsidRPr="001C22CD">
        <w:rPr>
          <w:noProof/>
        </w:rPr>
        <w:drawing>
          <wp:inline distT="0" distB="0" distL="0" distR="0" wp14:anchorId="64571233" wp14:editId="7B6209DD">
            <wp:extent cx="5279390" cy="2035810"/>
            <wp:effectExtent l="0" t="0" r="0" b="2540"/>
            <wp:docPr id="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9390" cy="2035810"/>
                    </a:xfrm>
                    <a:prstGeom prst="rect">
                      <a:avLst/>
                    </a:prstGeom>
                    <a:noFill/>
                    <a:ln>
                      <a:noFill/>
                    </a:ln>
                  </pic:spPr>
                </pic:pic>
              </a:graphicData>
            </a:graphic>
          </wp:inline>
        </w:drawing>
      </w:r>
      <w:r>
        <w:rPr>
          <w:rFonts w:hint="eastAsia"/>
        </w:rPr>
        <w:t xml:space="preserve">  </w:t>
      </w:r>
    </w:p>
    <w:p w14:paraId="54609C69" w14:textId="77777777" w:rsidR="009617CB" w:rsidRDefault="00521E95" w:rsidP="000E2936">
      <w:r>
        <w:rPr>
          <w:rFonts w:hint="eastAsia"/>
        </w:rPr>
        <w:t xml:space="preserve">  </w:t>
      </w:r>
      <w:r>
        <w:rPr>
          <w:rFonts w:hint="eastAsia"/>
        </w:rPr>
        <w:t>同入库一样，点击最下方的添加按钮可以添加出库记录，而双击上方记录可以查看和修改该记录。点击添加后弹出以下窗口：</w:t>
      </w:r>
    </w:p>
    <w:p w14:paraId="195D456F" w14:textId="77777777" w:rsidR="009617CB" w:rsidRDefault="009617CB" w:rsidP="000E2936"/>
    <w:p w14:paraId="2A3D6C45" w14:textId="77777777" w:rsidR="009617CB" w:rsidRDefault="00CD0D91" w:rsidP="000E2936">
      <w:r w:rsidRPr="001C22CD">
        <w:rPr>
          <w:noProof/>
        </w:rPr>
        <w:drawing>
          <wp:inline distT="0" distB="0" distL="0" distR="0" wp14:anchorId="7B214D3B" wp14:editId="479CCAA4">
            <wp:extent cx="5270500" cy="3053715"/>
            <wp:effectExtent l="0" t="0" r="6350" b="0"/>
            <wp:docPr id="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0500" cy="3053715"/>
                    </a:xfrm>
                    <a:prstGeom prst="rect">
                      <a:avLst/>
                    </a:prstGeom>
                    <a:noFill/>
                    <a:ln>
                      <a:noFill/>
                    </a:ln>
                  </pic:spPr>
                </pic:pic>
              </a:graphicData>
            </a:graphic>
          </wp:inline>
        </w:drawing>
      </w:r>
    </w:p>
    <w:p w14:paraId="116F6EB5" w14:textId="77777777" w:rsidR="009617CB" w:rsidRDefault="00521E95" w:rsidP="000E2936">
      <w:r>
        <w:rPr>
          <w:rFonts w:hint="eastAsia"/>
        </w:rPr>
        <w:t xml:space="preserve">  </w:t>
      </w:r>
      <w:r>
        <w:rPr>
          <w:rFonts w:hint="eastAsia"/>
        </w:rPr>
        <w:t>填写完整出库管理员工信息，还有物资信息，点击保存退出。</w:t>
      </w:r>
    </w:p>
    <w:p w14:paraId="7AF6CED9" w14:textId="77777777" w:rsidR="009617CB" w:rsidRDefault="00521E95">
      <w:pPr>
        <w:ind w:firstLineChars="50" w:firstLine="120"/>
        <w:outlineLvl w:val="1"/>
        <w:rPr>
          <w:rStyle w:val="af1"/>
          <w:b/>
          <w:sz w:val="24"/>
          <w:szCs w:val="32"/>
          <w:u w:val="single"/>
        </w:rPr>
      </w:pPr>
      <w:bookmarkStart w:id="46" w:name="_Toc417213739"/>
      <w:r>
        <w:rPr>
          <w:rStyle w:val="af1"/>
          <w:rFonts w:hint="eastAsia"/>
          <w:b/>
          <w:sz w:val="24"/>
          <w:szCs w:val="32"/>
          <w:u w:val="single"/>
        </w:rPr>
        <w:t xml:space="preserve">3.8 </w:t>
      </w:r>
      <w:r>
        <w:rPr>
          <w:rStyle w:val="af1"/>
          <w:rFonts w:hint="eastAsia"/>
          <w:b/>
          <w:sz w:val="24"/>
          <w:szCs w:val="32"/>
          <w:u w:val="single"/>
        </w:rPr>
        <w:t>餐饮管理</w:t>
      </w:r>
      <w:bookmarkEnd w:id="46"/>
    </w:p>
    <w:p w14:paraId="696A4467" w14:textId="77777777" w:rsidR="009617CB" w:rsidRDefault="00521E95">
      <w:r>
        <w:rPr>
          <w:rFonts w:hint="eastAsia"/>
        </w:rPr>
        <w:t xml:space="preserve">  </w:t>
      </w:r>
      <w:r>
        <w:rPr>
          <w:rFonts w:hint="eastAsia"/>
        </w:rPr>
        <w:t>餐饮管理，是可以管理养老院每日餐品，让老人</w:t>
      </w:r>
      <w:proofErr w:type="gramStart"/>
      <w:r>
        <w:rPr>
          <w:rFonts w:hint="eastAsia"/>
        </w:rPr>
        <w:t>订餐退餐的</w:t>
      </w:r>
      <w:proofErr w:type="gramEnd"/>
      <w:r>
        <w:rPr>
          <w:rFonts w:hint="eastAsia"/>
        </w:rPr>
        <w:t>服务项目，可以查到每个时间段的养老院点餐统计，点击</w:t>
      </w:r>
      <w:r w:rsidR="00CD0D91" w:rsidRPr="001C22CD">
        <w:rPr>
          <w:noProof/>
        </w:rPr>
        <w:drawing>
          <wp:inline distT="0" distB="0" distL="0" distR="0" wp14:anchorId="6516D94E" wp14:editId="389B7C79">
            <wp:extent cx="1371600" cy="483235"/>
            <wp:effectExtent l="0" t="0" r="0" b="0"/>
            <wp:docPr id="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371600" cy="483235"/>
                    </a:xfrm>
                    <a:prstGeom prst="rect">
                      <a:avLst/>
                    </a:prstGeom>
                    <a:noFill/>
                    <a:ln>
                      <a:noFill/>
                    </a:ln>
                  </pic:spPr>
                </pic:pic>
              </a:graphicData>
            </a:graphic>
          </wp:inline>
        </w:drawing>
      </w:r>
      <w:r>
        <w:rPr>
          <w:rFonts w:hint="eastAsia"/>
        </w:rPr>
        <w:t>可弹出以下窗口：</w:t>
      </w:r>
    </w:p>
    <w:p w14:paraId="2CCF2113" w14:textId="77777777" w:rsidR="009617CB" w:rsidRDefault="00CD0D91">
      <w:pPr>
        <w:ind w:firstLineChars="50" w:firstLine="110"/>
      </w:pPr>
      <w:r w:rsidRPr="001C22CD">
        <w:rPr>
          <w:noProof/>
        </w:rPr>
        <w:drawing>
          <wp:inline distT="0" distB="0" distL="0" distR="0" wp14:anchorId="40030074" wp14:editId="4E353B74">
            <wp:extent cx="1405890" cy="2389505"/>
            <wp:effectExtent l="0" t="0" r="3810" b="0"/>
            <wp:docPr id="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05890" cy="2389505"/>
                    </a:xfrm>
                    <a:prstGeom prst="rect">
                      <a:avLst/>
                    </a:prstGeom>
                    <a:noFill/>
                    <a:ln>
                      <a:noFill/>
                    </a:ln>
                  </pic:spPr>
                </pic:pic>
              </a:graphicData>
            </a:graphic>
          </wp:inline>
        </w:drawing>
      </w:r>
    </w:p>
    <w:p w14:paraId="2134A0D5" w14:textId="77777777" w:rsidR="009617CB" w:rsidRDefault="009617CB">
      <w:pPr>
        <w:ind w:firstLineChars="50" w:firstLine="110"/>
      </w:pPr>
    </w:p>
    <w:p w14:paraId="7B0AD76E" w14:textId="77777777" w:rsidR="009617CB" w:rsidRDefault="00521E95">
      <w:pPr>
        <w:outlineLvl w:val="2"/>
        <w:rPr>
          <w:rStyle w:val="af1"/>
          <w:b/>
          <w:bCs/>
          <w:szCs w:val="28"/>
        </w:rPr>
      </w:pPr>
      <w:r>
        <w:rPr>
          <w:rStyle w:val="af1"/>
          <w:rFonts w:hint="eastAsia"/>
          <w:b/>
          <w:bCs/>
          <w:szCs w:val="28"/>
        </w:rPr>
        <w:t xml:space="preserve">     </w:t>
      </w:r>
      <w:bookmarkStart w:id="47" w:name="_Toc417213740"/>
      <w:r>
        <w:rPr>
          <w:rStyle w:val="af1"/>
          <w:rFonts w:hint="eastAsia"/>
          <w:b/>
          <w:bCs/>
          <w:szCs w:val="28"/>
        </w:rPr>
        <w:t xml:space="preserve">3.8.1 </w:t>
      </w:r>
      <w:r>
        <w:rPr>
          <w:rStyle w:val="af1"/>
          <w:rFonts w:hint="eastAsia"/>
          <w:b/>
          <w:bCs/>
          <w:szCs w:val="28"/>
        </w:rPr>
        <w:t>菜肴管理</w:t>
      </w:r>
      <w:bookmarkEnd w:id="47"/>
    </w:p>
    <w:p w14:paraId="69F77ECF" w14:textId="77777777" w:rsidR="009617CB" w:rsidRDefault="00521E95" w:rsidP="000E2936">
      <w:pPr>
        <w:rPr>
          <w:rStyle w:val="af1"/>
          <w:b/>
          <w:bCs/>
          <w:szCs w:val="28"/>
        </w:rPr>
      </w:pPr>
      <w:r>
        <w:rPr>
          <w:rStyle w:val="af1"/>
          <w:rFonts w:hint="eastAsia"/>
          <w:b/>
          <w:bCs/>
          <w:szCs w:val="28"/>
        </w:rPr>
        <w:t xml:space="preserve">  </w:t>
      </w:r>
      <w:r>
        <w:rPr>
          <w:rStyle w:val="af1"/>
          <w:rFonts w:hint="eastAsia"/>
          <w:szCs w:val="28"/>
        </w:rPr>
        <w:t>点击</w:t>
      </w:r>
      <w:r w:rsidR="00CD0D91" w:rsidRPr="001C22CD">
        <w:rPr>
          <w:noProof/>
        </w:rPr>
        <w:drawing>
          <wp:inline distT="0" distB="0" distL="0" distR="0" wp14:anchorId="6B36BEC2" wp14:editId="2E410EB7">
            <wp:extent cx="1405890" cy="284480"/>
            <wp:effectExtent l="0" t="0" r="3810" b="1270"/>
            <wp:docPr id="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05890" cy="284480"/>
                    </a:xfrm>
                    <a:prstGeom prst="rect">
                      <a:avLst/>
                    </a:prstGeom>
                    <a:noFill/>
                    <a:ln>
                      <a:noFill/>
                    </a:ln>
                  </pic:spPr>
                </pic:pic>
              </a:graphicData>
            </a:graphic>
          </wp:inline>
        </w:drawing>
      </w:r>
      <w:r>
        <w:rPr>
          <w:rFonts w:hint="eastAsia"/>
        </w:rPr>
        <w:t>，弹出以下窗口：</w:t>
      </w:r>
    </w:p>
    <w:p w14:paraId="56C8C21C" w14:textId="77777777" w:rsidR="009617CB" w:rsidRDefault="00CD0D91">
      <w:pPr>
        <w:rPr>
          <w:rStyle w:val="af1"/>
          <w:b/>
          <w:bCs/>
          <w:szCs w:val="28"/>
        </w:rPr>
      </w:pPr>
      <w:r w:rsidRPr="001C22CD">
        <w:rPr>
          <w:noProof/>
        </w:rPr>
        <w:lastRenderedPageBreak/>
        <w:drawing>
          <wp:inline distT="0" distB="0" distL="0" distR="0" wp14:anchorId="10DE4E3C" wp14:editId="3B6C1FC6">
            <wp:extent cx="5279390" cy="2501900"/>
            <wp:effectExtent l="0" t="0" r="0" b="0"/>
            <wp:docPr id="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79390" cy="2501900"/>
                    </a:xfrm>
                    <a:prstGeom prst="rect">
                      <a:avLst/>
                    </a:prstGeom>
                    <a:noFill/>
                    <a:ln>
                      <a:noFill/>
                    </a:ln>
                  </pic:spPr>
                </pic:pic>
              </a:graphicData>
            </a:graphic>
          </wp:inline>
        </w:drawing>
      </w:r>
    </w:p>
    <w:p w14:paraId="6ECB9020" w14:textId="77777777" w:rsidR="009617CB" w:rsidRDefault="00521E95">
      <w:pPr>
        <w:rPr>
          <w:rStyle w:val="af1"/>
          <w:szCs w:val="28"/>
        </w:rPr>
      </w:pPr>
      <w:r>
        <w:rPr>
          <w:rStyle w:val="af1"/>
          <w:rFonts w:hint="eastAsia"/>
          <w:szCs w:val="28"/>
        </w:rPr>
        <w:t>先选择用用餐时间</w:t>
      </w:r>
      <w:proofErr w:type="gramStart"/>
      <w:r>
        <w:rPr>
          <w:rStyle w:val="af1"/>
          <w:rFonts w:hint="eastAsia"/>
          <w:szCs w:val="28"/>
        </w:rPr>
        <w:t>间</w:t>
      </w:r>
      <w:proofErr w:type="gramEnd"/>
      <w:r>
        <w:rPr>
          <w:rStyle w:val="af1"/>
          <w:rFonts w:hint="eastAsia"/>
          <w:szCs w:val="28"/>
        </w:rPr>
        <w:t>，比如</w:t>
      </w:r>
      <w:r w:rsidR="00CD0D91">
        <w:rPr>
          <w:noProof/>
        </w:rPr>
        <w:drawing>
          <wp:inline distT="0" distB="0" distL="0" distR="0" wp14:anchorId="3E0BCFD0" wp14:editId="66303314">
            <wp:extent cx="716280" cy="344805"/>
            <wp:effectExtent l="0" t="0" r="7620" b="0"/>
            <wp:docPr id="14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716280" cy="344805"/>
                    </a:xfrm>
                    <a:prstGeom prst="rect">
                      <a:avLst/>
                    </a:prstGeom>
                    <a:noFill/>
                    <a:ln>
                      <a:noFill/>
                    </a:ln>
                  </pic:spPr>
                </pic:pic>
              </a:graphicData>
            </a:graphic>
          </wp:inline>
        </w:drawing>
      </w:r>
      <w:r>
        <w:rPr>
          <w:rFonts w:hint="eastAsia"/>
        </w:rPr>
        <w:t>，然后</w:t>
      </w:r>
      <w:r>
        <w:rPr>
          <w:rStyle w:val="af1"/>
          <w:rFonts w:hint="eastAsia"/>
          <w:szCs w:val="28"/>
        </w:rPr>
        <w:t>点击下方的添加和修改按钮，对于菜肴进行修改，添加菜肴信息，比如：</w:t>
      </w:r>
      <w:r w:rsidR="00CD0D91" w:rsidRPr="001C22CD">
        <w:rPr>
          <w:noProof/>
        </w:rPr>
        <w:drawing>
          <wp:inline distT="0" distB="0" distL="0" distR="0" wp14:anchorId="62248245" wp14:editId="2DA68282">
            <wp:extent cx="5270500" cy="129540"/>
            <wp:effectExtent l="0" t="0" r="6350" b="3810"/>
            <wp:docPr id="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0500" cy="129540"/>
                    </a:xfrm>
                    <a:prstGeom prst="rect">
                      <a:avLst/>
                    </a:prstGeom>
                    <a:noFill/>
                    <a:ln>
                      <a:noFill/>
                    </a:ln>
                  </pic:spPr>
                </pic:pic>
              </a:graphicData>
            </a:graphic>
          </wp:inline>
        </w:drawing>
      </w:r>
      <w:r>
        <w:rPr>
          <w:rFonts w:hint="eastAsia"/>
        </w:rPr>
        <w:t>，然后保存。</w:t>
      </w:r>
    </w:p>
    <w:p w14:paraId="1265014E" w14:textId="77777777" w:rsidR="009617CB" w:rsidRDefault="00521E95">
      <w:pPr>
        <w:ind w:firstLineChars="150" w:firstLine="330"/>
        <w:outlineLvl w:val="2"/>
        <w:rPr>
          <w:rStyle w:val="af1"/>
          <w:b/>
          <w:bCs/>
          <w:szCs w:val="28"/>
        </w:rPr>
      </w:pPr>
      <w:bookmarkStart w:id="48" w:name="_Toc417213741"/>
      <w:r>
        <w:rPr>
          <w:rStyle w:val="af1"/>
          <w:rFonts w:hint="eastAsia"/>
          <w:b/>
          <w:bCs/>
          <w:szCs w:val="28"/>
        </w:rPr>
        <w:t xml:space="preserve">3.8.2 </w:t>
      </w:r>
      <w:r>
        <w:rPr>
          <w:rStyle w:val="af1"/>
          <w:rFonts w:hint="eastAsia"/>
          <w:b/>
          <w:bCs/>
          <w:szCs w:val="28"/>
        </w:rPr>
        <w:t>定制餐单</w:t>
      </w:r>
      <w:bookmarkEnd w:id="48"/>
    </w:p>
    <w:p w14:paraId="47EFD38B" w14:textId="77777777" w:rsidR="009617CB" w:rsidRDefault="00521E95">
      <w:pPr>
        <w:ind w:firstLineChars="150" w:firstLine="330"/>
      </w:pPr>
      <w:r>
        <w:rPr>
          <w:rStyle w:val="af1"/>
          <w:rFonts w:hint="eastAsia"/>
          <w:b/>
          <w:bCs/>
          <w:szCs w:val="28"/>
        </w:rPr>
        <w:t>点击</w:t>
      </w:r>
      <w:r w:rsidR="00CD0D91" w:rsidRPr="001C22CD">
        <w:rPr>
          <w:noProof/>
        </w:rPr>
        <w:drawing>
          <wp:inline distT="0" distB="0" distL="0" distR="0" wp14:anchorId="67E98F37" wp14:editId="06281098">
            <wp:extent cx="1397635" cy="301625"/>
            <wp:effectExtent l="0" t="0" r="0" b="3175"/>
            <wp:docPr id="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397635" cy="301625"/>
                    </a:xfrm>
                    <a:prstGeom prst="rect">
                      <a:avLst/>
                    </a:prstGeom>
                    <a:noFill/>
                    <a:ln>
                      <a:noFill/>
                    </a:ln>
                  </pic:spPr>
                </pic:pic>
              </a:graphicData>
            </a:graphic>
          </wp:inline>
        </w:drawing>
      </w:r>
      <w:r>
        <w:rPr>
          <w:rFonts w:hint="eastAsia"/>
        </w:rPr>
        <w:t>。弹出以下窗口：</w:t>
      </w:r>
    </w:p>
    <w:p w14:paraId="56935CE7" w14:textId="77777777" w:rsidR="009617CB" w:rsidRDefault="00CD0D91">
      <w:pPr>
        <w:ind w:firstLineChars="150" w:firstLine="330"/>
      </w:pPr>
      <w:r w:rsidRPr="001C22CD">
        <w:rPr>
          <w:noProof/>
        </w:rPr>
        <w:drawing>
          <wp:inline distT="0" distB="0" distL="0" distR="0" wp14:anchorId="4A114201" wp14:editId="131DEF57">
            <wp:extent cx="5279390" cy="2493010"/>
            <wp:effectExtent l="0" t="0" r="0" b="2540"/>
            <wp:docPr id="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9390" cy="2493010"/>
                    </a:xfrm>
                    <a:prstGeom prst="rect">
                      <a:avLst/>
                    </a:prstGeom>
                    <a:noFill/>
                    <a:ln>
                      <a:noFill/>
                    </a:ln>
                  </pic:spPr>
                </pic:pic>
              </a:graphicData>
            </a:graphic>
          </wp:inline>
        </w:drawing>
      </w:r>
    </w:p>
    <w:p w14:paraId="6E5FE8DA" w14:textId="77777777" w:rsidR="009617CB" w:rsidRDefault="00521E95">
      <w:pPr>
        <w:ind w:firstLineChars="150" w:firstLine="330"/>
      </w:pPr>
      <w:r>
        <w:rPr>
          <w:rFonts w:hint="eastAsia"/>
        </w:rPr>
        <w:t>定制菜单是用来将上一步中所包含的菜品划分到不同用餐时间上去，对不同用餐时间的内容进行定制。选择用餐时间比如早餐，然后点击添加按钮来选择菜品：</w:t>
      </w:r>
    </w:p>
    <w:p w14:paraId="7074D25A" w14:textId="77777777" w:rsidR="009617CB" w:rsidRDefault="00CD0D91">
      <w:pPr>
        <w:ind w:firstLineChars="150" w:firstLine="330"/>
      </w:pPr>
      <w:r w:rsidRPr="001C22CD">
        <w:rPr>
          <w:noProof/>
        </w:rPr>
        <w:lastRenderedPageBreak/>
        <w:drawing>
          <wp:inline distT="0" distB="0" distL="0" distR="0" wp14:anchorId="7E73A150" wp14:editId="3500698F">
            <wp:extent cx="5270500" cy="3588385"/>
            <wp:effectExtent l="0" t="0" r="6350" b="0"/>
            <wp:docPr id="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0500" cy="3588385"/>
                    </a:xfrm>
                    <a:prstGeom prst="rect">
                      <a:avLst/>
                    </a:prstGeom>
                    <a:noFill/>
                    <a:ln>
                      <a:noFill/>
                    </a:ln>
                  </pic:spPr>
                </pic:pic>
              </a:graphicData>
            </a:graphic>
          </wp:inline>
        </w:drawing>
      </w:r>
    </w:p>
    <w:p w14:paraId="4CB6BAE9" w14:textId="77777777" w:rsidR="009617CB" w:rsidRDefault="00521E95">
      <w:pPr>
        <w:ind w:firstLineChars="150" w:firstLine="330"/>
      </w:pPr>
      <w:r>
        <w:rPr>
          <w:rFonts w:hint="eastAsia"/>
        </w:rPr>
        <w:t>通过下方的不同菜品分类，点击并且定制。</w:t>
      </w:r>
    </w:p>
    <w:p w14:paraId="192D4BFF" w14:textId="77777777" w:rsidR="009617CB" w:rsidRDefault="00521E95">
      <w:pPr>
        <w:ind w:firstLineChars="150" w:firstLine="330"/>
        <w:outlineLvl w:val="2"/>
        <w:rPr>
          <w:rStyle w:val="af1"/>
          <w:b/>
          <w:bCs/>
          <w:szCs w:val="28"/>
        </w:rPr>
      </w:pPr>
      <w:bookmarkStart w:id="49" w:name="_Toc417213742"/>
      <w:r>
        <w:rPr>
          <w:rStyle w:val="af1"/>
          <w:rFonts w:hint="eastAsia"/>
          <w:b/>
          <w:bCs/>
          <w:szCs w:val="28"/>
        </w:rPr>
        <w:t xml:space="preserve">3.8.3 </w:t>
      </w:r>
      <w:r>
        <w:rPr>
          <w:rStyle w:val="af1"/>
          <w:rFonts w:hint="eastAsia"/>
          <w:b/>
          <w:bCs/>
          <w:szCs w:val="28"/>
        </w:rPr>
        <w:t>老人订餐</w:t>
      </w:r>
      <w:bookmarkEnd w:id="49"/>
    </w:p>
    <w:p w14:paraId="79C936D2" w14:textId="77777777" w:rsidR="009617CB" w:rsidRDefault="00521E95">
      <w:pPr>
        <w:rPr>
          <w:rStyle w:val="af1"/>
          <w:b/>
          <w:bCs/>
          <w:szCs w:val="28"/>
        </w:rPr>
      </w:pPr>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6BDE5136" wp14:editId="4ADE82A5">
            <wp:extent cx="1268095" cy="180975"/>
            <wp:effectExtent l="0" t="0" r="8255" b="9525"/>
            <wp:docPr id="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68095" cy="180975"/>
                    </a:xfrm>
                    <a:prstGeom prst="rect">
                      <a:avLst/>
                    </a:prstGeom>
                    <a:noFill/>
                    <a:ln>
                      <a:noFill/>
                    </a:ln>
                  </pic:spPr>
                </pic:pic>
              </a:graphicData>
            </a:graphic>
          </wp:inline>
        </w:drawing>
      </w:r>
      <w:r>
        <w:rPr>
          <w:rFonts w:hint="eastAsia"/>
        </w:rPr>
        <w:t>，然后点击</w:t>
      </w:r>
      <w:r w:rsidR="00CD0D91" w:rsidRPr="001C22CD">
        <w:rPr>
          <w:noProof/>
        </w:rPr>
        <w:drawing>
          <wp:inline distT="0" distB="0" distL="0" distR="0" wp14:anchorId="5546E1DC" wp14:editId="1B53A0AC">
            <wp:extent cx="1164590" cy="491490"/>
            <wp:effectExtent l="0" t="0" r="0" b="3810"/>
            <wp:docPr id="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64590" cy="491490"/>
                    </a:xfrm>
                    <a:prstGeom prst="rect">
                      <a:avLst/>
                    </a:prstGeom>
                    <a:noFill/>
                    <a:ln>
                      <a:noFill/>
                    </a:ln>
                  </pic:spPr>
                </pic:pic>
              </a:graphicData>
            </a:graphic>
          </wp:inline>
        </w:drawing>
      </w:r>
      <w:r>
        <w:rPr>
          <w:rStyle w:val="af1"/>
          <w:rFonts w:hint="eastAsia"/>
          <w:szCs w:val="28"/>
        </w:rPr>
        <w:t>，弹出以下窗口</w:t>
      </w:r>
      <w:r>
        <w:rPr>
          <w:rStyle w:val="af1"/>
          <w:rFonts w:hint="eastAsia"/>
          <w:b/>
          <w:bCs/>
          <w:szCs w:val="28"/>
        </w:rPr>
        <w:t>：</w:t>
      </w:r>
    </w:p>
    <w:p w14:paraId="3749178B" w14:textId="77777777" w:rsidR="009617CB" w:rsidRDefault="00CD0D91">
      <w:pPr>
        <w:ind w:firstLineChars="150" w:firstLine="330"/>
        <w:rPr>
          <w:rStyle w:val="af1"/>
          <w:b/>
          <w:bCs/>
          <w:szCs w:val="28"/>
        </w:rPr>
      </w:pPr>
      <w:r w:rsidRPr="001C22CD">
        <w:rPr>
          <w:noProof/>
        </w:rPr>
        <w:drawing>
          <wp:inline distT="0" distB="0" distL="0" distR="0" wp14:anchorId="7247A19A" wp14:editId="410F76D9">
            <wp:extent cx="5270500" cy="2441575"/>
            <wp:effectExtent l="0" t="0" r="6350" b="0"/>
            <wp:docPr id="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270500" cy="2441575"/>
                    </a:xfrm>
                    <a:prstGeom prst="rect">
                      <a:avLst/>
                    </a:prstGeom>
                    <a:noFill/>
                    <a:ln>
                      <a:noFill/>
                    </a:ln>
                  </pic:spPr>
                </pic:pic>
              </a:graphicData>
            </a:graphic>
          </wp:inline>
        </w:drawing>
      </w:r>
    </w:p>
    <w:p w14:paraId="0A18EFB7" w14:textId="77777777" w:rsidR="009617CB" w:rsidRDefault="00521E95">
      <w:pPr>
        <w:rPr>
          <w:rStyle w:val="af1"/>
          <w:szCs w:val="28"/>
        </w:rPr>
      </w:pPr>
      <w:r>
        <w:rPr>
          <w:rStyle w:val="af1"/>
          <w:rFonts w:hint="eastAsia"/>
          <w:szCs w:val="28"/>
        </w:rPr>
        <w:t xml:space="preserve">  </w:t>
      </w:r>
      <w:r>
        <w:rPr>
          <w:rStyle w:val="af1"/>
          <w:rFonts w:hint="eastAsia"/>
          <w:szCs w:val="28"/>
        </w:rPr>
        <w:t>只需在可选菜肴</w:t>
      </w:r>
      <w:proofErr w:type="gramStart"/>
      <w:r>
        <w:rPr>
          <w:rStyle w:val="af1"/>
          <w:rFonts w:hint="eastAsia"/>
          <w:szCs w:val="28"/>
        </w:rPr>
        <w:t>上勾</w:t>
      </w:r>
      <w:proofErr w:type="gramEnd"/>
      <w:r>
        <w:rPr>
          <w:rStyle w:val="af1"/>
          <w:rFonts w:hint="eastAsia"/>
          <w:szCs w:val="28"/>
        </w:rPr>
        <w:t>选，就可以选中想要的菜品了。然后点击下方的按钮，点击</w:t>
      </w:r>
      <w:r w:rsidR="00CD0D91">
        <w:rPr>
          <w:noProof/>
        </w:rPr>
        <w:drawing>
          <wp:inline distT="0" distB="0" distL="0" distR="0" wp14:anchorId="094F3DE0" wp14:editId="40056216">
            <wp:extent cx="534670" cy="180975"/>
            <wp:effectExtent l="0" t="0" r="0" b="9525"/>
            <wp:docPr id="15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34670" cy="180975"/>
                    </a:xfrm>
                    <a:prstGeom prst="rect">
                      <a:avLst/>
                    </a:prstGeom>
                    <a:noFill/>
                    <a:ln>
                      <a:noFill/>
                    </a:ln>
                  </pic:spPr>
                </pic:pic>
              </a:graphicData>
            </a:graphic>
          </wp:inline>
        </w:drawing>
      </w:r>
      <w:r>
        <w:rPr>
          <w:rFonts w:hint="eastAsia"/>
        </w:rPr>
        <w:t>可以查看已经点的菜肴，点击提交按钮就会提交老人的订餐。</w:t>
      </w:r>
      <w:r>
        <w:rPr>
          <w:rStyle w:val="af1"/>
          <w:rFonts w:hint="eastAsia"/>
          <w:szCs w:val="28"/>
        </w:rPr>
        <w:t>点击保存退出。</w:t>
      </w:r>
    </w:p>
    <w:p w14:paraId="79B0E624" w14:textId="77777777" w:rsidR="009617CB" w:rsidRDefault="00521E95">
      <w:pPr>
        <w:ind w:firstLineChars="150" w:firstLine="330"/>
        <w:outlineLvl w:val="2"/>
        <w:rPr>
          <w:rStyle w:val="af1"/>
          <w:b/>
          <w:bCs/>
          <w:szCs w:val="28"/>
        </w:rPr>
      </w:pPr>
      <w:bookmarkStart w:id="50" w:name="_Toc417213743"/>
      <w:r>
        <w:rPr>
          <w:rStyle w:val="af1"/>
          <w:rFonts w:hint="eastAsia"/>
          <w:b/>
          <w:bCs/>
          <w:szCs w:val="28"/>
        </w:rPr>
        <w:t xml:space="preserve">3.8.4 </w:t>
      </w:r>
      <w:r>
        <w:rPr>
          <w:rStyle w:val="af1"/>
          <w:rFonts w:hint="eastAsia"/>
          <w:b/>
          <w:bCs/>
          <w:szCs w:val="28"/>
        </w:rPr>
        <w:t>退</w:t>
      </w:r>
      <w:proofErr w:type="gramStart"/>
      <w:r>
        <w:rPr>
          <w:rStyle w:val="af1"/>
          <w:rFonts w:hint="eastAsia"/>
          <w:b/>
          <w:bCs/>
          <w:szCs w:val="28"/>
        </w:rPr>
        <w:t>订管理</w:t>
      </w:r>
      <w:bookmarkEnd w:id="50"/>
      <w:proofErr w:type="gramEnd"/>
      <w:r w:rsidR="00BF4365">
        <w:rPr>
          <w:rStyle w:val="af1"/>
          <w:b/>
          <w:bCs/>
          <w:szCs w:val="28"/>
        </w:rPr>
        <w:tab/>
      </w:r>
    </w:p>
    <w:p w14:paraId="1279E8CB" w14:textId="77777777" w:rsidR="009617CB" w:rsidRDefault="00521E95">
      <w:r>
        <w:rPr>
          <w:rStyle w:val="af1"/>
          <w:rFonts w:hint="eastAsia"/>
          <w:szCs w:val="28"/>
        </w:rPr>
        <w:lastRenderedPageBreak/>
        <w:t xml:space="preserve">  </w:t>
      </w:r>
      <w:r>
        <w:rPr>
          <w:rStyle w:val="af1"/>
          <w:rFonts w:hint="eastAsia"/>
          <w:szCs w:val="28"/>
        </w:rPr>
        <w:t>点击</w:t>
      </w:r>
      <w:r w:rsidR="00CD0D91" w:rsidRPr="001C22CD">
        <w:rPr>
          <w:noProof/>
        </w:rPr>
        <w:drawing>
          <wp:inline distT="0" distB="0" distL="0" distR="0" wp14:anchorId="2990CA2C" wp14:editId="32A8CE34">
            <wp:extent cx="1371600" cy="353695"/>
            <wp:effectExtent l="0" t="0" r="0" b="8255"/>
            <wp:docPr id="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71600" cy="353695"/>
                    </a:xfrm>
                    <a:prstGeom prst="rect">
                      <a:avLst/>
                    </a:prstGeom>
                    <a:noFill/>
                    <a:ln>
                      <a:noFill/>
                    </a:ln>
                  </pic:spPr>
                </pic:pic>
              </a:graphicData>
            </a:graphic>
          </wp:inline>
        </w:drawing>
      </w:r>
      <w:r>
        <w:rPr>
          <w:rFonts w:hint="eastAsia"/>
        </w:rPr>
        <w:t>，然后点击上方的</w:t>
      </w:r>
      <w:r w:rsidR="00CD0D91" w:rsidRPr="001C22CD">
        <w:rPr>
          <w:noProof/>
        </w:rPr>
        <w:drawing>
          <wp:inline distT="0" distB="0" distL="0" distR="0" wp14:anchorId="10FB8107" wp14:editId="1B919EBF">
            <wp:extent cx="854075" cy="310515"/>
            <wp:effectExtent l="0" t="0" r="3175" b="0"/>
            <wp:docPr id="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54075" cy="310515"/>
                    </a:xfrm>
                    <a:prstGeom prst="rect">
                      <a:avLst/>
                    </a:prstGeom>
                    <a:noFill/>
                    <a:ln>
                      <a:noFill/>
                    </a:ln>
                  </pic:spPr>
                </pic:pic>
              </a:graphicData>
            </a:graphic>
          </wp:inline>
        </w:drawing>
      </w:r>
      <w:r>
        <w:rPr>
          <w:rFonts w:hint="eastAsia"/>
        </w:rPr>
        <w:t>，选择好老人后，点击下方的</w:t>
      </w:r>
      <w:r w:rsidR="00CD0D91" w:rsidRPr="001C22CD">
        <w:rPr>
          <w:noProof/>
        </w:rPr>
        <w:drawing>
          <wp:inline distT="0" distB="0" distL="0" distR="0" wp14:anchorId="3C83B784" wp14:editId="24240A49">
            <wp:extent cx="767715" cy="362585"/>
            <wp:effectExtent l="0" t="0" r="0" b="0"/>
            <wp:docPr id="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767715" cy="362585"/>
                    </a:xfrm>
                    <a:prstGeom prst="rect">
                      <a:avLst/>
                    </a:prstGeom>
                    <a:noFill/>
                    <a:ln>
                      <a:noFill/>
                    </a:ln>
                  </pic:spPr>
                </pic:pic>
              </a:graphicData>
            </a:graphic>
          </wp:inline>
        </w:drawing>
      </w:r>
      <w:r>
        <w:rPr>
          <w:rFonts w:hint="eastAsia"/>
        </w:rPr>
        <w:t>，退订，就可以退订了。不过必须提前半个小时退订。</w:t>
      </w:r>
    </w:p>
    <w:p w14:paraId="69E47502" w14:textId="77777777" w:rsidR="009617CB" w:rsidRDefault="009617CB">
      <w:pPr>
        <w:ind w:firstLineChars="150" w:firstLine="330"/>
      </w:pPr>
    </w:p>
    <w:p w14:paraId="7C69AF94" w14:textId="77777777" w:rsidR="009617CB" w:rsidRDefault="00521E95">
      <w:pPr>
        <w:ind w:firstLineChars="150" w:firstLine="330"/>
        <w:rPr>
          <w:rStyle w:val="af1"/>
          <w:b/>
          <w:bCs/>
          <w:szCs w:val="28"/>
        </w:rPr>
      </w:pPr>
      <w:r>
        <w:rPr>
          <w:rStyle w:val="af1"/>
          <w:rFonts w:hint="eastAsia"/>
          <w:b/>
          <w:bCs/>
          <w:szCs w:val="28"/>
        </w:rPr>
        <w:t xml:space="preserve">3.8.5 </w:t>
      </w:r>
      <w:r>
        <w:rPr>
          <w:rStyle w:val="af1"/>
          <w:rFonts w:hint="eastAsia"/>
          <w:b/>
          <w:bCs/>
          <w:szCs w:val="28"/>
        </w:rPr>
        <w:t>订餐查询</w:t>
      </w:r>
    </w:p>
    <w:p w14:paraId="7D81C982"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15AB695D" wp14:editId="6BF5DC44">
            <wp:extent cx="1397635" cy="215900"/>
            <wp:effectExtent l="0" t="0" r="0" b="0"/>
            <wp:docPr id="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397635" cy="215900"/>
                    </a:xfrm>
                    <a:prstGeom prst="rect">
                      <a:avLst/>
                    </a:prstGeom>
                    <a:noFill/>
                    <a:ln>
                      <a:noFill/>
                    </a:ln>
                  </pic:spPr>
                </pic:pic>
              </a:graphicData>
            </a:graphic>
          </wp:inline>
        </w:drawing>
      </w:r>
      <w:r>
        <w:rPr>
          <w:rFonts w:hint="eastAsia"/>
        </w:rPr>
        <w:t>，可以查询老人们的订餐情况，弹出以下窗口：</w:t>
      </w:r>
    </w:p>
    <w:p w14:paraId="771C6D18" w14:textId="77777777" w:rsidR="009617CB" w:rsidRDefault="00CD0D91">
      <w:pPr>
        <w:ind w:firstLineChars="150" w:firstLine="330"/>
      </w:pPr>
      <w:r w:rsidRPr="001C22CD">
        <w:rPr>
          <w:noProof/>
        </w:rPr>
        <w:drawing>
          <wp:inline distT="0" distB="0" distL="0" distR="0" wp14:anchorId="5210017B" wp14:editId="4B15B15C">
            <wp:extent cx="5270500" cy="2355215"/>
            <wp:effectExtent l="0" t="0" r="6350" b="6985"/>
            <wp:docPr id="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70500" cy="2355215"/>
                    </a:xfrm>
                    <a:prstGeom prst="rect">
                      <a:avLst/>
                    </a:prstGeom>
                    <a:noFill/>
                    <a:ln>
                      <a:noFill/>
                    </a:ln>
                  </pic:spPr>
                </pic:pic>
              </a:graphicData>
            </a:graphic>
          </wp:inline>
        </w:drawing>
      </w:r>
    </w:p>
    <w:p w14:paraId="18922F14" w14:textId="77777777" w:rsidR="009617CB" w:rsidRDefault="00521E95">
      <w:pPr>
        <w:ind w:firstLineChars="150" w:firstLine="330"/>
      </w:pPr>
      <w:r>
        <w:rPr>
          <w:rFonts w:hint="eastAsia"/>
        </w:rPr>
        <w:t>点击</w:t>
      </w:r>
      <w:r w:rsidR="00CD0D91" w:rsidRPr="001C22CD">
        <w:rPr>
          <w:noProof/>
        </w:rPr>
        <w:drawing>
          <wp:inline distT="0" distB="0" distL="0" distR="0" wp14:anchorId="1A4202EC" wp14:editId="7176CBCF">
            <wp:extent cx="897255" cy="353695"/>
            <wp:effectExtent l="0" t="0" r="0" b="8255"/>
            <wp:docPr id="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897255" cy="353695"/>
                    </a:xfrm>
                    <a:prstGeom prst="rect">
                      <a:avLst/>
                    </a:prstGeom>
                    <a:noFill/>
                    <a:ln>
                      <a:noFill/>
                    </a:ln>
                  </pic:spPr>
                </pic:pic>
              </a:graphicData>
            </a:graphic>
          </wp:inline>
        </w:drawing>
      </w:r>
      <w:r>
        <w:rPr>
          <w:rFonts w:hint="eastAsia"/>
        </w:rPr>
        <w:t>，选择好老人信息就可以查询了。</w:t>
      </w:r>
    </w:p>
    <w:p w14:paraId="3B24C165" w14:textId="77777777" w:rsidR="009617CB" w:rsidRDefault="009617CB">
      <w:pPr>
        <w:ind w:firstLineChars="150" w:firstLine="330"/>
      </w:pPr>
    </w:p>
    <w:p w14:paraId="0C1C2333" w14:textId="77777777" w:rsidR="009617CB" w:rsidRDefault="00521E95">
      <w:pPr>
        <w:ind w:firstLineChars="150" w:firstLine="330"/>
        <w:outlineLvl w:val="2"/>
        <w:rPr>
          <w:rStyle w:val="af1"/>
          <w:b/>
          <w:bCs/>
          <w:szCs w:val="28"/>
        </w:rPr>
      </w:pPr>
      <w:bookmarkStart w:id="51" w:name="_Toc417213744"/>
      <w:r>
        <w:rPr>
          <w:rStyle w:val="af1"/>
          <w:rFonts w:hint="eastAsia"/>
          <w:b/>
          <w:bCs/>
          <w:szCs w:val="28"/>
        </w:rPr>
        <w:t xml:space="preserve">3.8.6 </w:t>
      </w:r>
      <w:r>
        <w:rPr>
          <w:rStyle w:val="af1"/>
          <w:rFonts w:hint="eastAsia"/>
          <w:b/>
          <w:bCs/>
          <w:szCs w:val="28"/>
        </w:rPr>
        <w:t>订餐分区统计</w:t>
      </w:r>
      <w:bookmarkEnd w:id="51"/>
    </w:p>
    <w:p w14:paraId="2E7F1765"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7575A740" wp14:editId="3D9E478C">
            <wp:extent cx="1311275" cy="198120"/>
            <wp:effectExtent l="0" t="0" r="3175" b="0"/>
            <wp:docPr id="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11275" cy="198120"/>
                    </a:xfrm>
                    <a:prstGeom prst="rect">
                      <a:avLst/>
                    </a:prstGeom>
                    <a:noFill/>
                    <a:ln>
                      <a:noFill/>
                    </a:ln>
                  </pic:spPr>
                </pic:pic>
              </a:graphicData>
            </a:graphic>
          </wp:inline>
        </w:drawing>
      </w:r>
      <w:r>
        <w:rPr>
          <w:rFonts w:hint="eastAsia"/>
        </w:rPr>
        <w:t>。会弹出以下窗口：</w:t>
      </w:r>
    </w:p>
    <w:p w14:paraId="5CB15C8D" w14:textId="77777777" w:rsidR="00BF4365" w:rsidRDefault="00CD0D91">
      <w:r w:rsidRPr="001C22CD">
        <w:rPr>
          <w:noProof/>
        </w:rPr>
        <w:drawing>
          <wp:inline distT="0" distB="0" distL="0" distR="0" wp14:anchorId="7C2BA517" wp14:editId="31695E64">
            <wp:extent cx="5270500" cy="2441575"/>
            <wp:effectExtent l="0" t="0" r="6350" b="0"/>
            <wp:docPr id="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70500" cy="2441575"/>
                    </a:xfrm>
                    <a:prstGeom prst="rect">
                      <a:avLst/>
                    </a:prstGeom>
                    <a:noFill/>
                    <a:ln>
                      <a:noFill/>
                    </a:ln>
                  </pic:spPr>
                </pic:pic>
              </a:graphicData>
            </a:graphic>
          </wp:inline>
        </w:drawing>
      </w:r>
    </w:p>
    <w:p w14:paraId="1B38656A" w14:textId="77777777" w:rsidR="009617CB" w:rsidRDefault="009617CB">
      <w:pPr>
        <w:ind w:firstLineChars="150" w:firstLine="330"/>
      </w:pPr>
    </w:p>
    <w:p w14:paraId="5D976554" w14:textId="77777777" w:rsidR="009617CB" w:rsidRDefault="00521E95">
      <w:r>
        <w:rPr>
          <w:rFonts w:hint="eastAsia"/>
        </w:rPr>
        <w:t xml:space="preserve">  </w:t>
      </w:r>
      <w:r>
        <w:rPr>
          <w:rFonts w:hint="eastAsia"/>
        </w:rPr>
        <w:t>选择好用餐时间和日期，还有区名</w:t>
      </w:r>
      <w:r w:rsidR="00CD0D91">
        <w:rPr>
          <w:noProof/>
        </w:rPr>
        <w:drawing>
          <wp:inline distT="0" distB="0" distL="0" distR="0" wp14:anchorId="3256DFB2" wp14:editId="49D08070">
            <wp:extent cx="1164590" cy="344805"/>
            <wp:effectExtent l="0" t="0" r="0" b="0"/>
            <wp:docPr id="16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164590" cy="344805"/>
                    </a:xfrm>
                    <a:prstGeom prst="rect">
                      <a:avLst/>
                    </a:prstGeom>
                    <a:noFill/>
                    <a:ln>
                      <a:noFill/>
                    </a:ln>
                  </pic:spPr>
                </pic:pic>
              </a:graphicData>
            </a:graphic>
          </wp:inline>
        </w:drawing>
      </w:r>
      <w:r>
        <w:rPr>
          <w:rFonts w:hint="eastAsia"/>
        </w:rPr>
        <w:t>，点击</w:t>
      </w:r>
      <w:r w:rsidR="00CD0D91">
        <w:rPr>
          <w:noProof/>
        </w:rPr>
        <w:drawing>
          <wp:inline distT="0" distB="0" distL="0" distR="0" wp14:anchorId="5EDC1B2F" wp14:editId="3D0BB364">
            <wp:extent cx="664210" cy="284480"/>
            <wp:effectExtent l="0" t="0" r="2540" b="1270"/>
            <wp:docPr id="16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64210" cy="284480"/>
                    </a:xfrm>
                    <a:prstGeom prst="rect">
                      <a:avLst/>
                    </a:prstGeom>
                    <a:noFill/>
                    <a:ln>
                      <a:noFill/>
                    </a:ln>
                  </pic:spPr>
                </pic:pic>
              </a:graphicData>
            </a:graphic>
          </wp:inline>
        </w:drawing>
      </w:r>
      <w:r>
        <w:rPr>
          <w:rFonts w:hint="eastAsia"/>
        </w:rPr>
        <w:t>就可以统计出不同分区的订餐了。如果没有就会显示无订餐信息。</w:t>
      </w:r>
    </w:p>
    <w:p w14:paraId="14172ED8" w14:textId="77777777" w:rsidR="009617CB" w:rsidRDefault="009617CB">
      <w:pPr>
        <w:ind w:firstLineChars="150" w:firstLine="330"/>
      </w:pPr>
    </w:p>
    <w:p w14:paraId="586CDA73" w14:textId="77777777" w:rsidR="009617CB" w:rsidRDefault="00521E95">
      <w:pPr>
        <w:ind w:firstLineChars="150" w:firstLine="330"/>
        <w:outlineLvl w:val="2"/>
        <w:rPr>
          <w:rStyle w:val="af1"/>
          <w:b/>
          <w:bCs/>
          <w:szCs w:val="28"/>
        </w:rPr>
      </w:pPr>
      <w:bookmarkStart w:id="52" w:name="_Toc417213745"/>
      <w:r>
        <w:rPr>
          <w:rStyle w:val="af1"/>
          <w:rFonts w:hint="eastAsia"/>
          <w:b/>
          <w:bCs/>
          <w:szCs w:val="28"/>
        </w:rPr>
        <w:t xml:space="preserve">3.8.7 </w:t>
      </w:r>
      <w:r>
        <w:rPr>
          <w:rStyle w:val="af1"/>
          <w:rFonts w:hint="eastAsia"/>
          <w:b/>
          <w:bCs/>
          <w:szCs w:val="28"/>
        </w:rPr>
        <w:t>老人订餐统计…</w:t>
      </w:r>
      <w:bookmarkEnd w:id="52"/>
    </w:p>
    <w:p w14:paraId="630560A4" w14:textId="77777777" w:rsidR="009617CB" w:rsidRDefault="00521E95">
      <w:pPr>
        <w:ind w:firstLineChars="150" w:firstLine="330"/>
      </w:pPr>
      <w:r>
        <w:rPr>
          <w:rStyle w:val="af1"/>
          <w:rFonts w:hint="eastAsia"/>
          <w:b/>
          <w:bCs/>
          <w:szCs w:val="28"/>
        </w:rPr>
        <w:t>点击</w:t>
      </w:r>
      <w:r w:rsidR="00CD0D91" w:rsidRPr="001C22CD">
        <w:rPr>
          <w:noProof/>
        </w:rPr>
        <w:drawing>
          <wp:inline distT="0" distB="0" distL="0" distR="0" wp14:anchorId="04EDCA97" wp14:editId="3181AC5E">
            <wp:extent cx="1440815" cy="276225"/>
            <wp:effectExtent l="0" t="0" r="6985" b="9525"/>
            <wp:docPr id="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440815" cy="276225"/>
                    </a:xfrm>
                    <a:prstGeom prst="rect">
                      <a:avLst/>
                    </a:prstGeom>
                    <a:noFill/>
                    <a:ln>
                      <a:noFill/>
                    </a:ln>
                  </pic:spPr>
                </pic:pic>
              </a:graphicData>
            </a:graphic>
          </wp:inline>
        </w:drawing>
      </w:r>
      <w:r>
        <w:rPr>
          <w:rFonts w:hint="eastAsia"/>
        </w:rPr>
        <w:t>，会弹出以下窗口：</w:t>
      </w:r>
    </w:p>
    <w:p w14:paraId="60595EE0" w14:textId="77777777" w:rsidR="009617CB" w:rsidRDefault="00CD0D91">
      <w:pPr>
        <w:ind w:firstLineChars="150" w:firstLine="330"/>
      </w:pPr>
      <w:r w:rsidRPr="001C22CD">
        <w:rPr>
          <w:noProof/>
        </w:rPr>
        <w:drawing>
          <wp:inline distT="0" distB="0" distL="0" distR="0" wp14:anchorId="56BE5DC0" wp14:editId="601F7327">
            <wp:extent cx="5279390" cy="2372360"/>
            <wp:effectExtent l="0" t="0" r="0" b="8890"/>
            <wp:docPr id="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79390" cy="2372360"/>
                    </a:xfrm>
                    <a:prstGeom prst="rect">
                      <a:avLst/>
                    </a:prstGeom>
                    <a:noFill/>
                    <a:ln>
                      <a:noFill/>
                    </a:ln>
                  </pic:spPr>
                </pic:pic>
              </a:graphicData>
            </a:graphic>
          </wp:inline>
        </w:drawing>
      </w:r>
    </w:p>
    <w:p w14:paraId="5F999569" w14:textId="77777777" w:rsidR="009617CB" w:rsidRDefault="009617CB">
      <w:pPr>
        <w:ind w:firstLineChars="150" w:firstLine="330"/>
      </w:pPr>
    </w:p>
    <w:p w14:paraId="2205B56A" w14:textId="77777777" w:rsidR="009617CB" w:rsidRDefault="00521E95">
      <w:pPr>
        <w:ind w:firstLineChars="150" w:firstLine="330"/>
        <w:rPr>
          <w:rStyle w:val="af1"/>
          <w:b/>
          <w:bCs/>
          <w:szCs w:val="28"/>
        </w:rPr>
      </w:pPr>
      <w:r>
        <w:rPr>
          <w:rFonts w:hint="eastAsia"/>
        </w:rPr>
        <w:t>选择好用餐时间和日期，点击</w:t>
      </w:r>
      <w:r w:rsidR="00CD0D91">
        <w:rPr>
          <w:noProof/>
        </w:rPr>
        <w:drawing>
          <wp:inline distT="0" distB="0" distL="0" distR="0" wp14:anchorId="3191884B" wp14:editId="37267904">
            <wp:extent cx="664210" cy="284480"/>
            <wp:effectExtent l="0" t="0" r="2540" b="1270"/>
            <wp:docPr id="16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64210" cy="284480"/>
                    </a:xfrm>
                    <a:prstGeom prst="rect">
                      <a:avLst/>
                    </a:prstGeom>
                    <a:noFill/>
                    <a:ln>
                      <a:noFill/>
                    </a:ln>
                  </pic:spPr>
                </pic:pic>
              </a:graphicData>
            </a:graphic>
          </wp:inline>
        </w:drawing>
      </w:r>
      <w:r>
        <w:rPr>
          <w:rFonts w:hint="eastAsia"/>
        </w:rPr>
        <w:t>就可以统计出不同分区的订餐了，还可以点击</w:t>
      </w:r>
      <w:r w:rsidR="00CD0D91">
        <w:rPr>
          <w:noProof/>
        </w:rPr>
        <w:drawing>
          <wp:inline distT="0" distB="0" distL="0" distR="0" wp14:anchorId="59FD6B23" wp14:editId="6A041200">
            <wp:extent cx="741680" cy="362585"/>
            <wp:effectExtent l="0" t="0" r="1270" b="0"/>
            <wp:docPr id="16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41680" cy="362585"/>
                    </a:xfrm>
                    <a:prstGeom prst="rect">
                      <a:avLst/>
                    </a:prstGeom>
                    <a:noFill/>
                    <a:ln>
                      <a:noFill/>
                    </a:ln>
                  </pic:spPr>
                </pic:pic>
              </a:graphicData>
            </a:graphic>
          </wp:inline>
        </w:drawing>
      </w:r>
      <w:r>
        <w:rPr>
          <w:rFonts w:hint="eastAsia"/>
        </w:rPr>
        <w:t>打印出来哦。如果没有订餐，会显示无菜品以及订单信息。</w:t>
      </w:r>
    </w:p>
    <w:p w14:paraId="500D55EF" w14:textId="77777777" w:rsidR="00140D9C" w:rsidRPr="00625266" w:rsidRDefault="00140D9C" w:rsidP="00625266">
      <w:pPr>
        <w:pStyle w:val="3"/>
        <w:ind w:firstLineChars="150" w:firstLine="330"/>
        <w:rPr>
          <w:rStyle w:val="af1"/>
          <w:sz w:val="22"/>
          <w:szCs w:val="28"/>
        </w:rPr>
      </w:pPr>
      <w:bookmarkStart w:id="53" w:name="_Toc417213747"/>
      <w:r w:rsidRPr="00625266">
        <w:rPr>
          <w:rStyle w:val="af1"/>
          <w:rFonts w:hint="eastAsia"/>
          <w:sz w:val="22"/>
          <w:szCs w:val="28"/>
        </w:rPr>
        <w:t>3.8.</w:t>
      </w:r>
      <w:r w:rsidR="00BF4365">
        <w:rPr>
          <w:rStyle w:val="af1"/>
          <w:sz w:val="22"/>
          <w:szCs w:val="28"/>
        </w:rPr>
        <w:t>8</w:t>
      </w:r>
      <w:r w:rsidRPr="00625266">
        <w:rPr>
          <w:rStyle w:val="af1"/>
          <w:rFonts w:hint="eastAsia"/>
          <w:sz w:val="22"/>
          <w:szCs w:val="28"/>
        </w:rPr>
        <w:t xml:space="preserve"> </w:t>
      </w:r>
      <w:r w:rsidRPr="00625266">
        <w:rPr>
          <w:rStyle w:val="af1"/>
          <w:rFonts w:hint="eastAsia"/>
          <w:sz w:val="22"/>
          <w:szCs w:val="28"/>
        </w:rPr>
        <w:t>订餐发放</w:t>
      </w:r>
      <w:bookmarkEnd w:id="53"/>
    </w:p>
    <w:p w14:paraId="2AA69508" w14:textId="77777777" w:rsidR="00751E28" w:rsidRDefault="00140D9C" w:rsidP="00140D9C">
      <w:pPr>
        <w:ind w:firstLine="264"/>
        <w:rPr>
          <w:rStyle w:val="af1"/>
          <w:szCs w:val="28"/>
        </w:rPr>
      </w:pPr>
      <w:r>
        <w:rPr>
          <w:rStyle w:val="af1"/>
          <w:rFonts w:hint="eastAsia"/>
          <w:szCs w:val="28"/>
        </w:rPr>
        <w:t>为了避免饭菜的浪费和纠纷，对于每一份送出的饭菜，医护人员都会确认是否已</w:t>
      </w:r>
      <w:r w:rsidR="00751E28">
        <w:rPr>
          <w:rStyle w:val="af1"/>
          <w:rFonts w:hint="eastAsia"/>
          <w:szCs w:val="28"/>
        </w:rPr>
        <w:t>经送到老人的床位，而在确认的时候就要用到订餐发放这个功能了，点</w:t>
      </w:r>
      <w:r w:rsidR="00CD0D91" w:rsidRPr="001C22CD">
        <w:rPr>
          <w:noProof/>
        </w:rPr>
        <w:drawing>
          <wp:inline distT="0" distB="0" distL="0" distR="0" wp14:anchorId="3933869B" wp14:editId="08BFC4C6">
            <wp:extent cx="1337310" cy="198120"/>
            <wp:effectExtent l="0" t="0" r="0" b="0"/>
            <wp:docPr id="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337310" cy="198120"/>
                    </a:xfrm>
                    <a:prstGeom prst="rect">
                      <a:avLst/>
                    </a:prstGeom>
                    <a:noFill/>
                    <a:ln>
                      <a:noFill/>
                    </a:ln>
                  </pic:spPr>
                </pic:pic>
              </a:graphicData>
            </a:graphic>
          </wp:inline>
        </w:drawing>
      </w:r>
    </w:p>
    <w:p w14:paraId="53B01A43" w14:textId="77777777" w:rsidR="00140D9C" w:rsidRDefault="00140D9C" w:rsidP="00140D9C">
      <w:pPr>
        <w:ind w:firstLine="264"/>
        <w:rPr>
          <w:rStyle w:val="af1"/>
          <w:szCs w:val="28"/>
        </w:rPr>
      </w:pPr>
      <w:r>
        <w:rPr>
          <w:rStyle w:val="af1"/>
          <w:rFonts w:hint="eastAsia"/>
          <w:szCs w:val="28"/>
        </w:rPr>
        <w:t>，弹出以下窗口：</w:t>
      </w:r>
    </w:p>
    <w:p w14:paraId="25EC6BAF" w14:textId="77777777" w:rsidR="00140D9C" w:rsidRDefault="00CD0D91" w:rsidP="00140D9C">
      <w:pPr>
        <w:ind w:firstLine="264"/>
        <w:rPr>
          <w:rStyle w:val="af1"/>
          <w:szCs w:val="28"/>
        </w:rPr>
      </w:pPr>
      <w:r w:rsidRPr="001C22CD">
        <w:rPr>
          <w:noProof/>
        </w:rPr>
        <w:lastRenderedPageBreak/>
        <w:drawing>
          <wp:inline distT="0" distB="0" distL="0" distR="0" wp14:anchorId="3FEC98F3" wp14:editId="72B484E1">
            <wp:extent cx="5279390" cy="2458720"/>
            <wp:effectExtent l="0" t="0" r="0" b="0"/>
            <wp:docPr id="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279390" cy="2458720"/>
                    </a:xfrm>
                    <a:prstGeom prst="rect">
                      <a:avLst/>
                    </a:prstGeom>
                    <a:noFill/>
                    <a:ln>
                      <a:noFill/>
                    </a:ln>
                  </pic:spPr>
                </pic:pic>
              </a:graphicData>
            </a:graphic>
          </wp:inline>
        </w:drawing>
      </w:r>
    </w:p>
    <w:p w14:paraId="79EBEF43" w14:textId="77777777" w:rsidR="00140D9C" w:rsidRDefault="00140D9C" w:rsidP="00140D9C">
      <w:pPr>
        <w:ind w:firstLine="264"/>
        <w:rPr>
          <w:rStyle w:val="af1"/>
          <w:szCs w:val="28"/>
        </w:rPr>
      </w:pPr>
      <w:r>
        <w:rPr>
          <w:rStyle w:val="af1"/>
          <w:rFonts w:hint="eastAsia"/>
          <w:szCs w:val="28"/>
        </w:rPr>
        <w:t>点击</w:t>
      </w:r>
      <w:r w:rsidR="00CD0D91">
        <w:rPr>
          <w:rStyle w:val="af1"/>
          <w:noProof/>
          <w:szCs w:val="28"/>
        </w:rPr>
        <w:drawing>
          <wp:inline distT="0" distB="0" distL="0" distR="0" wp14:anchorId="125AAD71" wp14:editId="3BBC8BB6">
            <wp:extent cx="543560" cy="155575"/>
            <wp:effectExtent l="0" t="0" r="889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43560" cy="155575"/>
                    </a:xfrm>
                    <a:prstGeom prst="rect">
                      <a:avLst/>
                    </a:prstGeom>
                    <a:noFill/>
                    <a:ln>
                      <a:noFill/>
                    </a:ln>
                  </pic:spPr>
                </pic:pic>
              </a:graphicData>
            </a:graphic>
          </wp:inline>
        </w:drawing>
      </w:r>
      <w:r>
        <w:rPr>
          <w:rStyle w:val="af1"/>
          <w:rFonts w:hint="eastAsia"/>
          <w:szCs w:val="28"/>
        </w:rPr>
        <w:t>，选择送达的老人，然后</w:t>
      </w:r>
      <w:r w:rsidR="00D8795E">
        <w:rPr>
          <w:rStyle w:val="af1"/>
          <w:rFonts w:hint="eastAsia"/>
          <w:szCs w:val="28"/>
        </w:rPr>
        <w:t>双击确认，会弹出以下窗口：</w:t>
      </w:r>
    </w:p>
    <w:p w14:paraId="6B46E39C" w14:textId="77777777" w:rsidR="00D8795E" w:rsidRDefault="00D8795E" w:rsidP="00140D9C">
      <w:pPr>
        <w:ind w:firstLine="264"/>
        <w:rPr>
          <w:rStyle w:val="af1"/>
          <w:szCs w:val="28"/>
        </w:rPr>
      </w:pPr>
    </w:p>
    <w:p w14:paraId="1996C4B2" w14:textId="77777777" w:rsidR="00D8795E" w:rsidRDefault="00D8795E" w:rsidP="00140D9C">
      <w:pPr>
        <w:ind w:firstLine="264"/>
        <w:rPr>
          <w:rStyle w:val="af1"/>
          <w:szCs w:val="28"/>
        </w:rPr>
      </w:pPr>
      <w:r>
        <w:rPr>
          <w:rStyle w:val="af1"/>
          <w:rFonts w:hint="eastAsia"/>
          <w:szCs w:val="28"/>
        </w:rPr>
        <w:t>左上方的栏目，可以选择送餐的时间和餐时</w:t>
      </w:r>
      <w:r w:rsidR="00CD0D91">
        <w:rPr>
          <w:rStyle w:val="af1"/>
          <w:noProof/>
          <w:szCs w:val="28"/>
        </w:rPr>
        <w:drawing>
          <wp:inline distT="0" distB="0" distL="0" distR="0" wp14:anchorId="4B489FC8" wp14:editId="3C268D41">
            <wp:extent cx="1871980" cy="353695"/>
            <wp:effectExtent l="0" t="0" r="0" b="825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871980" cy="353695"/>
                    </a:xfrm>
                    <a:prstGeom prst="rect">
                      <a:avLst/>
                    </a:prstGeom>
                    <a:noFill/>
                    <a:ln>
                      <a:noFill/>
                    </a:ln>
                  </pic:spPr>
                </pic:pic>
              </a:graphicData>
            </a:graphic>
          </wp:inline>
        </w:drawing>
      </w:r>
      <w:r>
        <w:rPr>
          <w:rStyle w:val="af1"/>
          <w:rFonts w:hint="eastAsia"/>
          <w:szCs w:val="28"/>
        </w:rPr>
        <w:t>，选择完毕后，就可以看到应送达的菜品了。接下来可以用两种方式完成发放，第一种就是点击一件发放</w:t>
      </w:r>
      <w:r w:rsidR="00CD0D91" w:rsidRPr="001C22CD">
        <w:rPr>
          <w:noProof/>
        </w:rPr>
        <w:drawing>
          <wp:inline distT="0" distB="0" distL="0" distR="0" wp14:anchorId="2E05C909" wp14:editId="2EFE309E">
            <wp:extent cx="854075" cy="259080"/>
            <wp:effectExtent l="0" t="0" r="3175" b="7620"/>
            <wp:docPr id="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54075" cy="259080"/>
                    </a:xfrm>
                    <a:prstGeom prst="rect">
                      <a:avLst/>
                    </a:prstGeom>
                    <a:noFill/>
                    <a:ln>
                      <a:noFill/>
                    </a:ln>
                  </pic:spPr>
                </pic:pic>
              </a:graphicData>
            </a:graphic>
          </wp:inline>
        </w:drawing>
      </w:r>
      <w:r>
        <w:rPr>
          <w:rStyle w:val="af1"/>
          <w:rFonts w:hint="eastAsia"/>
          <w:szCs w:val="28"/>
        </w:rPr>
        <w:t>，这样会默认发放所有菜品到右边（包括特殊要求的菜品）。发放完毕后会如下图显示：</w:t>
      </w:r>
    </w:p>
    <w:p w14:paraId="48049F3B" w14:textId="77777777" w:rsidR="00D8795E" w:rsidRDefault="00CD0D91" w:rsidP="00140D9C">
      <w:pPr>
        <w:ind w:firstLine="264"/>
        <w:rPr>
          <w:rStyle w:val="af1"/>
          <w:szCs w:val="28"/>
        </w:rPr>
      </w:pPr>
      <w:r>
        <w:rPr>
          <w:rStyle w:val="af1"/>
          <w:noProof/>
          <w:szCs w:val="28"/>
        </w:rPr>
        <w:drawing>
          <wp:inline distT="0" distB="0" distL="0" distR="0" wp14:anchorId="689BE8C6" wp14:editId="403DE9CB">
            <wp:extent cx="3407410" cy="647065"/>
            <wp:effectExtent l="0" t="0" r="2540" b="63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407410" cy="647065"/>
                    </a:xfrm>
                    <a:prstGeom prst="rect">
                      <a:avLst/>
                    </a:prstGeom>
                    <a:noFill/>
                    <a:ln>
                      <a:noFill/>
                    </a:ln>
                  </pic:spPr>
                </pic:pic>
              </a:graphicData>
            </a:graphic>
          </wp:inline>
        </w:drawing>
      </w:r>
    </w:p>
    <w:p w14:paraId="745D679B" w14:textId="77777777" w:rsidR="00D8795E" w:rsidRDefault="00D8795E" w:rsidP="00140D9C">
      <w:pPr>
        <w:ind w:firstLine="264"/>
        <w:rPr>
          <w:rStyle w:val="af1"/>
          <w:szCs w:val="28"/>
        </w:rPr>
      </w:pPr>
    </w:p>
    <w:p w14:paraId="3E5CA8F5" w14:textId="77777777" w:rsidR="00D8795E" w:rsidRDefault="00D8795E" w:rsidP="00140D9C">
      <w:pPr>
        <w:ind w:firstLine="264"/>
        <w:rPr>
          <w:rStyle w:val="af1"/>
          <w:szCs w:val="28"/>
        </w:rPr>
      </w:pPr>
      <w:r>
        <w:rPr>
          <w:rStyle w:val="af1"/>
          <w:rFonts w:hint="eastAsia"/>
          <w:szCs w:val="28"/>
        </w:rPr>
        <w:t>第二种就是双击所需要发放的菜品，这样可以分多次来发放已经做好的菜品：</w:t>
      </w:r>
    </w:p>
    <w:p w14:paraId="03CA9E64" w14:textId="77777777" w:rsidR="00D8795E" w:rsidRDefault="00CD0D91" w:rsidP="00140D9C">
      <w:pPr>
        <w:ind w:firstLine="264"/>
        <w:rPr>
          <w:rStyle w:val="af1"/>
          <w:szCs w:val="28"/>
        </w:rPr>
      </w:pPr>
      <w:r>
        <w:rPr>
          <w:rStyle w:val="af1"/>
          <w:noProof/>
          <w:szCs w:val="28"/>
        </w:rPr>
        <w:drawing>
          <wp:inline distT="0" distB="0" distL="0" distR="0" wp14:anchorId="223EDFDF" wp14:editId="611F40A8">
            <wp:extent cx="3355975" cy="551815"/>
            <wp:effectExtent l="0" t="0" r="0" b="63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355975" cy="551815"/>
                    </a:xfrm>
                    <a:prstGeom prst="rect">
                      <a:avLst/>
                    </a:prstGeom>
                    <a:noFill/>
                    <a:ln>
                      <a:noFill/>
                    </a:ln>
                  </pic:spPr>
                </pic:pic>
              </a:graphicData>
            </a:graphic>
          </wp:inline>
        </w:drawing>
      </w:r>
      <w:r w:rsidR="00D8795E">
        <w:rPr>
          <w:rStyle w:val="af1"/>
          <w:rFonts w:hint="eastAsia"/>
          <w:szCs w:val="28"/>
        </w:rPr>
        <w:t>会从左边变到右边：</w:t>
      </w:r>
    </w:p>
    <w:p w14:paraId="0F2B1E93" w14:textId="77777777" w:rsidR="00D8795E" w:rsidRDefault="00CD0D91" w:rsidP="00140D9C">
      <w:pPr>
        <w:ind w:firstLine="264"/>
        <w:rPr>
          <w:rStyle w:val="af1"/>
          <w:szCs w:val="28"/>
        </w:rPr>
      </w:pPr>
      <w:r>
        <w:rPr>
          <w:rStyle w:val="af1"/>
          <w:noProof/>
          <w:szCs w:val="28"/>
        </w:rPr>
        <w:drawing>
          <wp:inline distT="0" distB="0" distL="0" distR="0" wp14:anchorId="07005449" wp14:editId="32AE3389">
            <wp:extent cx="3277870" cy="543560"/>
            <wp:effectExtent l="0" t="0" r="0" b="889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277870" cy="543560"/>
                    </a:xfrm>
                    <a:prstGeom prst="rect">
                      <a:avLst/>
                    </a:prstGeom>
                    <a:noFill/>
                    <a:ln>
                      <a:noFill/>
                    </a:ln>
                  </pic:spPr>
                </pic:pic>
              </a:graphicData>
            </a:graphic>
          </wp:inline>
        </w:drawing>
      </w:r>
    </w:p>
    <w:p w14:paraId="0440A261" w14:textId="77777777" w:rsidR="00D8795E" w:rsidRPr="00140D9C" w:rsidRDefault="00D8795E" w:rsidP="00B81C4D">
      <w:pPr>
        <w:ind w:firstLine="264"/>
        <w:rPr>
          <w:rStyle w:val="af1"/>
          <w:szCs w:val="28"/>
        </w:rPr>
      </w:pPr>
      <w:r>
        <w:rPr>
          <w:rStyle w:val="af1"/>
          <w:rFonts w:hint="eastAsia"/>
          <w:szCs w:val="28"/>
        </w:rPr>
        <w:t>而如果发放的时候操作错误了，只需</w:t>
      </w:r>
      <w:r w:rsidR="00B81C4D">
        <w:rPr>
          <w:rStyle w:val="af1"/>
          <w:rFonts w:hint="eastAsia"/>
          <w:szCs w:val="28"/>
        </w:rPr>
        <w:t>要双击已经发放的菜品，就可以退回至未发放的栏目了（右边到左边）。</w:t>
      </w:r>
      <w:r>
        <w:rPr>
          <w:rStyle w:val="af1"/>
          <w:rFonts w:hint="eastAsia"/>
          <w:szCs w:val="28"/>
        </w:rPr>
        <w:t>以上就是订餐发放的操作了。</w:t>
      </w:r>
    </w:p>
    <w:p w14:paraId="3EA226D3" w14:textId="77777777" w:rsidR="009617CB" w:rsidRDefault="00521E95">
      <w:pPr>
        <w:ind w:firstLineChars="50" w:firstLine="120"/>
        <w:outlineLvl w:val="1"/>
        <w:rPr>
          <w:rStyle w:val="af1"/>
          <w:szCs w:val="28"/>
        </w:rPr>
      </w:pPr>
      <w:bookmarkStart w:id="54" w:name="_Toc417213748"/>
      <w:r>
        <w:rPr>
          <w:rStyle w:val="af1"/>
          <w:rFonts w:hint="eastAsia"/>
          <w:b/>
          <w:sz w:val="24"/>
          <w:szCs w:val="32"/>
          <w:u w:val="single"/>
        </w:rPr>
        <w:t xml:space="preserve">3.9 </w:t>
      </w:r>
      <w:r>
        <w:rPr>
          <w:rStyle w:val="af1"/>
          <w:rFonts w:hint="eastAsia"/>
          <w:b/>
          <w:sz w:val="24"/>
          <w:szCs w:val="32"/>
          <w:u w:val="single"/>
        </w:rPr>
        <w:t>特殊服务</w:t>
      </w:r>
      <w:bookmarkEnd w:id="54"/>
    </w:p>
    <w:p w14:paraId="6DB84058" w14:textId="77777777" w:rsidR="009617CB" w:rsidRDefault="00521E95">
      <w:pPr>
        <w:ind w:firstLineChars="150" w:firstLine="330"/>
        <w:outlineLvl w:val="2"/>
        <w:rPr>
          <w:rStyle w:val="af1"/>
          <w:b/>
          <w:bCs/>
          <w:szCs w:val="28"/>
        </w:rPr>
      </w:pPr>
      <w:bookmarkStart w:id="55" w:name="_Toc417213749"/>
      <w:r>
        <w:rPr>
          <w:rStyle w:val="af1"/>
          <w:rFonts w:hint="eastAsia"/>
          <w:b/>
          <w:bCs/>
          <w:szCs w:val="28"/>
        </w:rPr>
        <w:t xml:space="preserve">3.9.1 </w:t>
      </w:r>
      <w:r>
        <w:rPr>
          <w:rStyle w:val="af1"/>
          <w:rFonts w:hint="eastAsia"/>
          <w:b/>
          <w:bCs/>
          <w:szCs w:val="28"/>
        </w:rPr>
        <w:t>技师技能制定</w:t>
      </w:r>
      <w:bookmarkEnd w:id="55"/>
    </w:p>
    <w:p w14:paraId="50896C0D" w14:textId="77777777" w:rsidR="009617CB" w:rsidRDefault="00521E95">
      <w:pPr>
        <w:ind w:firstLineChars="150" w:firstLine="330"/>
      </w:pPr>
      <w:r>
        <w:rPr>
          <w:rStyle w:val="af1"/>
          <w:rFonts w:hint="eastAsia"/>
          <w:szCs w:val="28"/>
        </w:rPr>
        <w:lastRenderedPageBreak/>
        <w:t>点击</w:t>
      </w:r>
      <w:r w:rsidR="00CD0D91" w:rsidRPr="001C22CD">
        <w:rPr>
          <w:noProof/>
        </w:rPr>
        <w:drawing>
          <wp:inline distT="0" distB="0" distL="0" distR="0" wp14:anchorId="5FFBDF64" wp14:editId="5CB5EA40">
            <wp:extent cx="1397635" cy="215900"/>
            <wp:effectExtent l="0" t="0" r="0" b="0"/>
            <wp:docPr id="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397635" cy="215900"/>
                    </a:xfrm>
                    <a:prstGeom prst="rect">
                      <a:avLst/>
                    </a:prstGeom>
                    <a:noFill/>
                    <a:ln>
                      <a:noFill/>
                    </a:ln>
                  </pic:spPr>
                </pic:pic>
              </a:graphicData>
            </a:graphic>
          </wp:inline>
        </w:drawing>
      </w:r>
      <w:r>
        <w:rPr>
          <w:rFonts w:hint="eastAsia"/>
        </w:rPr>
        <w:t>，弹出以下窗口：</w:t>
      </w:r>
    </w:p>
    <w:p w14:paraId="430300C5" w14:textId="77777777" w:rsidR="009617CB" w:rsidRDefault="00CD0D91">
      <w:pPr>
        <w:ind w:firstLineChars="150" w:firstLine="330"/>
      </w:pPr>
      <w:r w:rsidRPr="001C22CD">
        <w:rPr>
          <w:noProof/>
        </w:rPr>
        <w:drawing>
          <wp:inline distT="0" distB="0" distL="0" distR="0" wp14:anchorId="49E87ACE" wp14:editId="76BC1DB4">
            <wp:extent cx="5279390" cy="2510155"/>
            <wp:effectExtent l="0" t="0" r="0" b="4445"/>
            <wp:docPr id="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9390" cy="2510155"/>
                    </a:xfrm>
                    <a:prstGeom prst="rect">
                      <a:avLst/>
                    </a:prstGeom>
                    <a:noFill/>
                    <a:ln>
                      <a:noFill/>
                    </a:ln>
                  </pic:spPr>
                </pic:pic>
              </a:graphicData>
            </a:graphic>
          </wp:inline>
        </w:drawing>
      </w:r>
    </w:p>
    <w:p w14:paraId="65415B6F" w14:textId="77777777" w:rsidR="009617CB" w:rsidRDefault="00521E95">
      <w:r>
        <w:rPr>
          <w:rFonts w:hint="eastAsia"/>
        </w:rPr>
        <w:t xml:space="preserve">  </w:t>
      </w:r>
      <w:r>
        <w:rPr>
          <w:rFonts w:hint="eastAsia"/>
        </w:rPr>
        <w:t>点击</w:t>
      </w:r>
      <w:r w:rsidR="00CD0D91" w:rsidRPr="001C22CD">
        <w:rPr>
          <w:noProof/>
        </w:rPr>
        <w:drawing>
          <wp:inline distT="0" distB="0" distL="0" distR="0" wp14:anchorId="29CC7FAC" wp14:editId="254AB7F0">
            <wp:extent cx="3347085" cy="750570"/>
            <wp:effectExtent l="0" t="0" r="5715" b="0"/>
            <wp:docPr id="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347085" cy="750570"/>
                    </a:xfrm>
                    <a:prstGeom prst="rect">
                      <a:avLst/>
                    </a:prstGeom>
                    <a:noFill/>
                    <a:ln>
                      <a:noFill/>
                    </a:ln>
                  </pic:spPr>
                </pic:pic>
              </a:graphicData>
            </a:graphic>
          </wp:inline>
        </w:drawing>
      </w:r>
      <w:r>
        <w:rPr>
          <w:rFonts w:hint="eastAsia"/>
        </w:rPr>
        <w:t>，选择技师后，点击</w:t>
      </w:r>
      <w:r w:rsidR="00CD0D91" w:rsidRPr="001C22CD">
        <w:rPr>
          <w:noProof/>
        </w:rPr>
        <w:drawing>
          <wp:inline distT="0" distB="0" distL="0" distR="0" wp14:anchorId="3E7F2C7B" wp14:editId="2FDA50AA">
            <wp:extent cx="991870" cy="362585"/>
            <wp:effectExtent l="0" t="0" r="0" b="0"/>
            <wp:docPr id="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991870" cy="362585"/>
                    </a:xfrm>
                    <a:prstGeom prst="rect">
                      <a:avLst/>
                    </a:prstGeom>
                    <a:noFill/>
                    <a:ln>
                      <a:noFill/>
                    </a:ln>
                  </pic:spPr>
                </pic:pic>
              </a:graphicData>
            </a:graphic>
          </wp:inline>
        </w:drawing>
      </w:r>
      <w:r>
        <w:rPr>
          <w:rFonts w:hint="eastAsia"/>
        </w:rPr>
        <w:t>，然后选择添加的服务技能</w:t>
      </w:r>
      <w:r w:rsidR="00CD0D91" w:rsidRPr="001C22CD">
        <w:rPr>
          <w:noProof/>
        </w:rPr>
        <w:drawing>
          <wp:inline distT="0" distB="0" distL="0" distR="0" wp14:anchorId="65554566" wp14:editId="13544A60">
            <wp:extent cx="1535430" cy="1224915"/>
            <wp:effectExtent l="0" t="0" r="7620" b="0"/>
            <wp:docPr id="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35430" cy="1224915"/>
                    </a:xfrm>
                    <a:prstGeom prst="rect">
                      <a:avLst/>
                    </a:prstGeom>
                    <a:noFill/>
                    <a:ln>
                      <a:noFill/>
                    </a:ln>
                  </pic:spPr>
                </pic:pic>
              </a:graphicData>
            </a:graphic>
          </wp:inline>
        </w:drawing>
      </w:r>
      <w:r>
        <w:rPr>
          <w:rFonts w:hint="eastAsia"/>
        </w:rPr>
        <w:t>，来输入技师的技能资料。</w:t>
      </w:r>
    </w:p>
    <w:p w14:paraId="175D914F" w14:textId="77777777" w:rsidR="009617CB" w:rsidRDefault="009617CB">
      <w:pPr>
        <w:ind w:firstLineChars="150" w:firstLine="330"/>
      </w:pPr>
    </w:p>
    <w:p w14:paraId="7B9C5152" w14:textId="77777777" w:rsidR="009617CB" w:rsidRDefault="00521E95">
      <w:pPr>
        <w:ind w:firstLineChars="150" w:firstLine="330"/>
        <w:outlineLvl w:val="2"/>
        <w:rPr>
          <w:rStyle w:val="af1"/>
          <w:b/>
          <w:bCs/>
          <w:szCs w:val="28"/>
        </w:rPr>
      </w:pPr>
      <w:bookmarkStart w:id="56" w:name="_Toc417213750"/>
      <w:r>
        <w:rPr>
          <w:rStyle w:val="af1"/>
          <w:rFonts w:hint="eastAsia"/>
          <w:b/>
          <w:bCs/>
          <w:szCs w:val="28"/>
        </w:rPr>
        <w:t xml:space="preserve">3.9.2 </w:t>
      </w:r>
      <w:r>
        <w:rPr>
          <w:rStyle w:val="af1"/>
          <w:rFonts w:hint="eastAsia"/>
          <w:b/>
          <w:bCs/>
          <w:szCs w:val="28"/>
        </w:rPr>
        <w:t>特殊服务预约</w:t>
      </w:r>
      <w:bookmarkEnd w:id="56"/>
    </w:p>
    <w:p w14:paraId="36E8BDE3"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23B60311" wp14:editId="18A073E0">
            <wp:extent cx="1371600" cy="310515"/>
            <wp:effectExtent l="0" t="0" r="0" b="0"/>
            <wp:docPr id="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371600" cy="310515"/>
                    </a:xfrm>
                    <a:prstGeom prst="rect">
                      <a:avLst/>
                    </a:prstGeom>
                    <a:noFill/>
                    <a:ln>
                      <a:noFill/>
                    </a:ln>
                  </pic:spPr>
                </pic:pic>
              </a:graphicData>
            </a:graphic>
          </wp:inline>
        </w:drawing>
      </w:r>
      <w:r>
        <w:rPr>
          <w:rFonts w:hint="eastAsia"/>
        </w:rPr>
        <w:t>，弹出以下窗口：</w:t>
      </w:r>
    </w:p>
    <w:p w14:paraId="19C97420" w14:textId="77777777" w:rsidR="009617CB" w:rsidRDefault="00CD0D91">
      <w:pPr>
        <w:ind w:firstLineChars="150" w:firstLine="330"/>
      </w:pPr>
      <w:r w:rsidRPr="001C22CD">
        <w:rPr>
          <w:noProof/>
        </w:rPr>
        <w:lastRenderedPageBreak/>
        <w:drawing>
          <wp:inline distT="0" distB="0" distL="0" distR="0" wp14:anchorId="5E8A23E7" wp14:editId="7490325A">
            <wp:extent cx="5270500" cy="2475865"/>
            <wp:effectExtent l="0" t="0" r="6350" b="635"/>
            <wp:docPr id="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270500" cy="2475865"/>
                    </a:xfrm>
                    <a:prstGeom prst="rect">
                      <a:avLst/>
                    </a:prstGeom>
                    <a:noFill/>
                    <a:ln>
                      <a:noFill/>
                    </a:ln>
                  </pic:spPr>
                </pic:pic>
              </a:graphicData>
            </a:graphic>
          </wp:inline>
        </w:drawing>
      </w:r>
    </w:p>
    <w:p w14:paraId="6078AE1D" w14:textId="77777777" w:rsidR="009617CB" w:rsidRDefault="00521E95">
      <w:r>
        <w:rPr>
          <w:rFonts w:hint="eastAsia"/>
        </w:rPr>
        <w:t xml:space="preserve">  </w:t>
      </w:r>
      <w:r w:rsidR="00CD0D91" w:rsidRPr="001C22CD">
        <w:rPr>
          <w:noProof/>
        </w:rPr>
        <w:drawing>
          <wp:inline distT="0" distB="0" distL="0" distR="0" wp14:anchorId="5AE893F1" wp14:editId="27805819">
            <wp:extent cx="845185" cy="267335"/>
            <wp:effectExtent l="0" t="0" r="0" b="0"/>
            <wp:docPr id="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845185" cy="267335"/>
                    </a:xfrm>
                    <a:prstGeom prst="rect">
                      <a:avLst/>
                    </a:prstGeom>
                    <a:noFill/>
                    <a:ln>
                      <a:noFill/>
                    </a:ln>
                  </pic:spPr>
                </pic:pic>
              </a:graphicData>
            </a:graphic>
          </wp:inline>
        </w:drawing>
      </w:r>
      <w:r>
        <w:rPr>
          <w:rFonts w:hint="eastAsia"/>
        </w:rPr>
        <w:t>之后，点击</w:t>
      </w:r>
      <w:r w:rsidR="00CD0D91" w:rsidRPr="001C22CD">
        <w:rPr>
          <w:noProof/>
        </w:rPr>
        <w:drawing>
          <wp:inline distT="0" distB="0" distL="0" distR="0" wp14:anchorId="01C07EDE" wp14:editId="50CFBE93">
            <wp:extent cx="1527175" cy="448310"/>
            <wp:effectExtent l="0" t="0" r="0" b="8890"/>
            <wp:docPr id="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527175" cy="448310"/>
                    </a:xfrm>
                    <a:prstGeom prst="rect">
                      <a:avLst/>
                    </a:prstGeom>
                    <a:noFill/>
                    <a:ln>
                      <a:noFill/>
                    </a:ln>
                  </pic:spPr>
                </pic:pic>
              </a:graphicData>
            </a:graphic>
          </wp:inline>
        </w:drawing>
      </w:r>
      <w:r>
        <w:rPr>
          <w:rFonts w:hint="eastAsia"/>
        </w:rPr>
        <w:t>，然后选择</w:t>
      </w:r>
      <w:r w:rsidR="00CD0D91" w:rsidRPr="001C22CD">
        <w:rPr>
          <w:noProof/>
        </w:rPr>
        <w:drawing>
          <wp:inline distT="0" distB="0" distL="0" distR="0" wp14:anchorId="4CCEE286" wp14:editId="37D50659">
            <wp:extent cx="1017905" cy="543560"/>
            <wp:effectExtent l="0" t="0" r="0" b="8890"/>
            <wp:docPr id="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017905" cy="543560"/>
                    </a:xfrm>
                    <a:prstGeom prst="rect">
                      <a:avLst/>
                    </a:prstGeom>
                    <a:noFill/>
                    <a:ln>
                      <a:noFill/>
                    </a:ln>
                  </pic:spPr>
                </pic:pic>
              </a:graphicData>
            </a:graphic>
          </wp:inline>
        </w:drawing>
      </w:r>
      <w:r>
        <w:rPr>
          <w:rFonts w:hint="eastAsia"/>
        </w:rPr>
        <w:t>和</w:t>
      </w:r>
      <w:r w:rsidR="00CD0D91" w:rsidRPr="001C22CD">
        <w:rPr>
          <w:noProof/>
        </w:rPr>
        <w:drawing>
          <wp:inline distT="0" distB="0" distL="0" distR="0" wp14:anchorId="02614BBE" wp14:editId="69A36F78">
            <wp:extent cx="1518285" cy="466090"/>
            <wp:effectExtent l="0" t="0" r="5715" b="0"/>
            <wp:docPr id="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518285" cy="466090"/>
                    </a:xfrm>
                    <a:prstGeom prst="rect">
                      <a:avLst/>
                    </a:prstGeom>
                    <a:noFill/>
                    <a:ln>
                      <a:noFill/>
                    </a:ln>
                  </pic:spPr>
                </pic:pic>
              </a:graphicData>
            </a:graphic>
          </wp:inline>
        </w:drawing>
      </w:r>
      <w:r>
        <w:rPr>
          <w:rFonts w:hint="eastAsia"/>
        </w:rPr>
        <w:t>，点击提交就预约完成了。</w:t>
      </w:r>
    </w:p>
    <w:p w14:paraId="10BC7B1C" w14:textId="77777777" w:rsidR="009617CB" w:rsidRDefault="009617CB">
      <w:pPr>
        <w:ind w:firstLineChars="150" w:firstLine="330"/>
      </w:pPr>
    </w:p>
    <w:p w14:paraId="29CB9C38" w14:textId="77777777" w:rsidR="009617CB" w:rsidRDefault="009617CB">
      <w:pPr>
        <w:ind w:firstLineChars="50" w:firstLine="110"/>
      </w:pPr>
    </w:p>
    <w:p w14:paraId="0334C8EB" w14:textId="77777777" w:rsidR="009617CB" w:rsidRDefault="00521E95">
      <w:pPr>
        <w:ind w:firstLineChars="50" w:firstLine="120"/>
        <w:outlineLvl w:val="1"/>
        <w:rPr>
          <w:rStyle w:val="af1"/>
          <w:b/>
          <w:sz w:val="24"/>
          <w:szCs w:val="32"/>
          <w:u w:val="single"/>
        </w:rPr>
      </w:pPr>
      <w:bookmarkStart w:id="57" w:name="_Toc417213759"/>
      <w:r>
        <w:rPr>
          <w:rStyle w:val="af1"/>
          <w:rFonts w:hint="eastAsia"/>
          <w:b/>
          <w:sz w:val="24"/>
          <w:szCs w:val="32"/>
          <w:u w:val="single"/>
        </w:rPr>
        <w:t>3.1</w:t>
      </w:r>
      <w:r w:rsidR="00B81C4D">
        <w:rPr>
          <w:rStyle w:val="af1"/>
          <w:b/>
          <w:sz w:val="24"/>
          <w:szCs w:val="32"/>
          <w:u w:val="single"/>
        </w:rPr>
        <w:t>0</w:t>
      </w:r>
      <w:r>
        <w:rPr>
          <w:rStyle w:val="af1"/>
          <w:rFonts w:hint="eastAsia"/>
          <w:b/>
          <w:sz w:val="24"/>
          <w:szCs w:val="32"/>
          <w:u w:val="single"/>
        </w:rPr>
        <w:t>系统管理</w:t>
      </w:r>
      <w:bookmarkEnd w:id="57"/>
    </w:p>
    <w:p w14:paraId="1B0C982B" w14:textId="77777777" w:rsidR="009617CB" w:rsidRDefault="00521E95">
      <w:r>
        <w:rPr>
          <w:rFonts w:hint="eastAsia"/>
        </w:rPr>
        <w:t xml:space="preserve">  </w:t>
      </w:r>
      <w:r>
        <w:rPr>
          <w:rFonts w:hint="eastAsia"/>
        </w:rPr>
        <w:t>系统管理，是用来管理养老系统管理员，操作员，角色权限等等的分项，点击</w:t>
      </w:r>
      <w:r w:rsidR="00CD0D91" w:rsidRPr="001C22CD">
        <w:rPr>
          <w:noProof/>
        </w:rPr>
        <w:drawing>
          <wp:inline distT="0" distB="0" distL="0" distR="0" wp14:anchorId="3DF83852" wp14:editId="76957794">
            <wp:extent cx="1405890" cy="431165"/>
            <wp:effectExtent l="0" t="0" r="3810" b="6985"/>
            <wp:docPr id="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405890" cy="431165"/>
                    </a:xfrm>
                    <a:prstGeom prst="rect">
                      <a:avLst/>
                    </a:prstGeom>
                    <a:noFill/>
                    <a:ln>
                      <a:noFill/>
                    </a:ln>
                  </pic:spPr>
                </pic:pic>
              </a:graphicData>
            </a:graphic>
          </wp:inline>
        </w:drawing>
      </w:r>
      <w:r>
        <w:rPr>
          <w:rFonts w:hint="eastAsia"/>
        </w:rPr>
        <w:t>可弹出以下菜单：</w:t>
      </w:r>
    </w:p>
    <w:p w14:paraId="4D367753" w14:textId="77777777" w:rsidR="009617CB" w:rsidRDefault="00CD0D91">
      <w:pPr>
        <w:ind w:firstLineChars="50" w:firstLine="110"/>
      </w:pPr>
      <w:r w:rsidRPr="001C22CD">
        <w:rPr>
          <w:noProof/>
        </w:rPr>
        <w:drawing>
          <wp:inline distT="0" distB="0" distL="0" distR="0" wp14:anchorId="5F196824" wp14:editId="6CBD2530">
            <wp:extent cx="1130300" cy="1000760"/>
            <wp:effectExtent l="0" t="0" r="0" b="8890"/>
            <wp:docPr id="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130300" cy="1000760"/>
                    </a:xfrm>
                    <a:prstGeom prst="rect">
                      <a:avLst/>
                    </a:prstGeom>
                    <a:noFill/>
                    <a:ln>
                      <a:noFill/>
                    </a:ln>
                  </pic:spPr>
                </pic:pic>
              </a:graphicData>
            </a:graphic>
          </wp:inline>
        </w:drawing>
      </w:r>
    </w:p>
    <w:p w14:paraId="3D8C837E" w14:textId="77777777" w:rsidR="009617CB" w:rsidRDefault="009617CB">
      <w:pPr>
        <w:ind w:firstLineChars="50" w:firstLine="110"/>
      </w:pPr>
    </w:p>
    <w:p w14:paraId="529D5888" w14:textId="77777777" w:rsidR="009617CB" w:rsidRDefault="00521E95">
      <w:pPr>
        <w:ind w:firstLineChars="150" w:firstLine="330"/>
        <w:outlineLvl w:val="2"/>
        <w:rPr>
          <w:rStyle w:val="af1"/>
          <w:b/>
          <w:bCs/>
          <w:szCs w:val="28"/>
        </w:rPr>
      </w:pPr>
      <w:bookmarkStart w:id="58" w:name="_Toc417213760"/>
      <w:r>
        <w:rPr>
          <w:rStyle w:val="af1"/>
          <w:rFonts w:hint="eastAsia"/>
          <w:b/>
          <w:bCs/>
          <w:szCs w:val="28"/>
        </w:rPr>
        <w:t xml:space="preserve">3.11.1 </w:t>
      </w:r>
      <w:r>
        <w:rPr>
          <w:rStyle w:val="af1"/>
          <w:rFonts w:hint="eastAsia"/>
          <w:b/>
          <w:bCs/>
          <w:szCs w:val="28"/>
        </w:rPr>
        <w:t>角色管理</w:t>
      </w:r>
      <w:bookmarkEnd w:id="58"/>
    </w:p>
    <w:p w14:paraId="795A387D" w14:textId="77777777" w:rsidR="009617CB" w:rsidRDefault="00521E95">
      <w:r>
        <w:rPr>
          <w:rStyle w:val="af1"/>
          <w:rFonts w:hint="eastAsia"/>
          <w:szCs w:val="28"/>
        </w:rPr>
        <w:t xml:space="preserve">  </w:t>
      </w:r>
      <w:r>
        <w:rPr>
          <w:rStyle w:val="af1"/>
          <w:rFonts w:hint="eastAsia"/>
          <w:szCs w:val="28"/>
        </w:rPr>
        <w:t>点击</w:t>
      </w:r>
      <w:r w:rsidR="00CD0D91">
        <w:rPr>
          <w:noProof/>
        </w:rPr>
        <w:drawing>
          <wp:inline distT="0" distB="0" distL="0" distR="0" wp14:anchorId="2F4882CC" wp14:editId="0BCE965E">
            <wp:extent cx="923290" cy="474345"/>
            <wp:effectExtent l="0" t="0" r="0" b="1905"/>
            <wp:docPr id="219"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923290" cy="474345"/>
                    </a:xfrm>
                    <a:prstGeom prst="rect">
                      <a:avLst/>
                    </a:prstGeom>
                    <a:noFill/>
                    <a:ln>
                      <a:noFill/>
                    </a:ln>
                  </pic:spPr>
                </pic:pic>
              </a:graphicData>
            </a:graphic>
          </wp:inline>
        </w:drawing>
      </w:r>
      <w:r>
        <w:rPr>
          <w:rFonts w:hint="eastAsia"/>
        </w:rPr>
        <w:t>，弹出以下窗口</w:t>
      </w:r>
    </w:p>
    <w:p w14:paraId="15360082" w14:textId="77777777" w:rsidR="009617CB" w:rsidRDefault="00CD0D91">
      <w:pPr>
        <w:ind w:firstLineChars="150" w:firstLine="330"/>
      </w:pPr>
      <w:r>
        <w:rPr>
          <w:noProof/>
        </w:rPr>
        <w:lastRenderedPageBreak/>
        <w:drawing>
          <wp:inline distT="0" distB="0" distL="0" distR="0" wp14:anchorId="0F6B47DA" wp14:editId="21B03669">
            <wp:extent cx="2536190" cy="2122170"/>
            <wp:effectExtent l="0" t="0" r="0" b="0"/>
            <wp:docPr id="220" name="图片 162" descr="QQ截图2014110519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2" descr="QQ截图2014110519485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536190" cy="2122170"/>
                    </a:xfrm>
                    <a:prstGeom prst="rect">
                      <a:avLst/>
                    </a:prstGeom>
                    <a:noFill/>
                    <a:ln>
                      <a:noFill/>
                    </a:ln>
                  </pic:spPr>
                </pic:pic>
              </a:graphicData>
            </a:graphic>
          </wp:inline>
        </w:drawing>
      </w:r>
    </w:p>
    <w:p w14:paraId="53BE40AF" w14:textId="77777777" w:rsidR="009617CB" w:rsidRDefault="00521E95">
      <w:r>
        <w:rPr>
          <w:rFonts w:hint="eastAsia"/>
        </w:rPr>
        <w:t xml:space="preserve">  </w:t>
      </w:r>
      <w:r>
        <w:rPr>
          <w:rFonts w:hint="eastAsia"/>
        </w:rPr>
        <w:t>可以添加不同权限的角色，比如院长，是超级管理员，护理员，只能是操作员，当然权限不同，会在下面设定。</w:t>
      </w:r>
    </w:p>
    <w:p w14:paraId="44C46206" w14:textId="77777777" w:rsidR="009617CB" w:rsidRDefault="009617CB">
      <w:pPr>
        <w:ind w:firstLineChars="150" w:firstLine="330"/>
        <w:rPr>
          <w:rStyle w:val="af1"/>
          <w:b/>
          <w:bCs/>
          <w:szCs w:val="28"/>
        </w:rPr>
      </w:pPr>
    </w:p>
    <w:p w14:paraId="3CF161F6" w14:textId="77777777" w:rsidR="009617CB" w:rsidRDefault="00521E95">
      <w:pPr>
        <w:ind w:firstLineChars="150" w:firstLine="330"/>
        <w:outlineLvl w:val="2"/>
        <w:rPr>
          <w:rStyle w:val="af1"/>
          <w:b/>
          <w:bCs/>
          <w:szCs w:val="28"/>
        </w:rPr>
      </w:pPr>
      <w:bookmarkStart w:id="59" w:name="_Toc417213761"/>
      <w:r>
        <w:rPr>
          <w:rStyle w:val="af1"/>
          <w:rFonts w:hint="eastAsia"/>
          <w:b/>
          <w:bCs/>
          <w:szCs w:val="28"/>
        </w:rPr>
        <w:t xml:space="preserve">3.11.2 </w:t>
      </w:r>
      <w:r>
        <w:rPr>
          <w:rStyle w:val="af1"/>
          <w:rFonts w:hint="eastAsia"/>
          <w:b/>
          <w:bCs/>
          <w:szCs w:val="28"/>
        </w:rPr>
        <w:t>操作员管理</w:t>
      </w:r>
      <w:bookmarkEnd w:id="59"/>
    </w:p>
    <w:p w14:paraId="1347F5C8" w14:textId="77777777" w:rsidR="009617CB" w:rsidRDefault="00521E95">
      <w:r>
        <w:rPr>
          <w:rStyle w:val="af1"/>
          <w:rFonts w:hint="eastAsia"/>
          <w:szCs w:val="28"/>
        </w:rPr>
        <w:t xml:space="preserve">  </w:t>
      </w:r>
      <w:r>
        <w:rPr>
          <w:rStyle w:val="af1"/>
          <w:rFonts w:hint="eastAsia"/>
          <w:szCs w:val="28"/>
        </w:rPr>
        <w:t>点击</w:t>
      </w:r>
      <w:r w:rsidR="00CD0D91">
        <w:rPr>
          <w:noProof/>
        </w:rPr>
        <w:drawing>
          <wp:inline distT="0" distB="0" distL="0" distR="0" wp14:anchorId="0024272D" wp14:editId="05FF9256">
            <wp:extent cx="905510" cy="474345"/>
            <wp:effectExtent l="0" t="0" r="8890" b="1905"/>
            <wp:docPr id="221"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905510" cy="474345"/>
                    </a:xfrm>
                    <a:prstGeom prst="rect">
                      <a:avLst/>
                    </a:prstGeom>
                    <a:noFill/>
                    <a:ln>
                      <a:noFill/>
                    </a:ln>
                  </pic:spPr>
                </pic:pic>
              </a:graphicData>
            </a:graphic>
          </wp:inline>
        </w:drawing>
      </w:r>
      <w:r>
        <w:rPr>
          <w:rFonts w:hint="eastAsia"/>
        </w:rPr>
        <w:t>，弹出以下窗口</w:t>
      </w:r>
    </w:p>
    <w:p w14:paraId="4AACC436" w14:textId="77777777" w:rsidR="009617CB" w:rsidRDefault="00CD0D91">
      <w:pPr>
        <w:ind w:firstLineChars="150" w:firstLine="330"/>
      </w:pPr>
      <w:r>
        <w:rPr>
          <w:noProof/>
        </w:rPr>
        <w:drawing>
          <wp:inline distT="0" distB="0" distL="0" distR="0" wp14:anchorId="389DAE6F" wp14:editId="14399B39">
            <wp:extent cx="3631565" cy="2105025"/>
            <wp:effectExtent l="0" t="0" r="6985" b="9525"/>
            <wp:docPr id="222" name="图片 163" descr="QQ截图2014110519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3" descr="QQ截图2014110519490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631565" cy="2105025"/>
                    </a:xfrm>
                    <a:prstGeom prst="rect">
                      <a:avLst/>
                    </a:prstGeom>
                    <a:noFill/>
                    <a:ln>
                      <a:noFill/>
                    </a:ln>
                  </pic:spPr>
                </pic:pic>
              </a:graphicData>
            </a:graphic>
          </wp:inline>
        </w:drawing>
      </w:r>
    </w:p>
    <w:p w14:paraId="60F01B30" w14:textId="77777777" w:rsidR="009617CB" w:rsidRDefault="00521E95">
      <w:pPr>
        <w:rPr>
          <w:rStyle w:val="af1"/>
          <w:b/>
          <w:bCs/>
          <w:szCs w:val="28"/>
        </w:rPr>
      </w:pPr>
      <w:r>
        <w:rPr>
          <w:rFonts w:hint="eastAsia"/>
        </w:rPr>
        <w:t xml:space="preserve">  </w:t>
      </w:r>
      <w:r>
        <w:rPr>
          <w:rFonts w:hint="eastAsia"/>
        </w:rPr>
        <w:t>可以点击添加，来增加管理员和操作员的用户名密码，让他们可以从首页登录。如上图所示。如果操作员需要修改自己的密码，那么双击选中的操作员，再次双击他的密码，就变更为可修改状态：</w:t>
      </w:r>
      <w:r w:rsidR="00CD0D91">
        <w:rPr>
          <w:rFonts w:cs="宋体"/>
          <w:b/>
          <w:bCs/>
          <w:noProof/>
          <w:color w:val="000000"/>
          <w:szCs w:val="28"/>
        </w:rPr>
        <w:drawing>
          <wp:inline distT="0" distB="0" distL="0" distR="0" wp14:anchorId="0104A491" wp14:editId="2A29ED66">
            <wp:extent cx="2466975" cy="690245"/>
            <wp:effectExtent l="0" t="0" r="9525" b="0"/>
            <wp:docPr id="223" name="图片 175" descr="QQ截图201411071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5" descr="QQ截图2014110718493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466975" cy="690245"/>
                    </a:xfrm>
                    <a:prstGeom prst="rect">
                      <a:avLst/>
                    </a:prstGeom>
                    <a:noFill/>
                    <a:ln>
                      <a:noFill/>
                    </a:ln>
                  </pic:spPr>
                </pic:pic>
              </a:graphicData>
            </a:graphic>
          </wp:inline>
        </w:drawing>
      </w:r>
      <w:r>
        <w:rPr>
          <w:rStyle w:val="af1"/>
          <w:rFonts w:hint="eastAsia"/>
          <w:b/>
          <w:bCs/>
          <w:szCs w:val="28"/>
        </w:rPr>
        <w:t>，</w:t>
      </w:r>
      <w:r>
        <w:rPr>
          <w:rStyle w:val="af1"/>
          <w:rFonts w:hint="eastAsia"/>
          <w:szCs w:val="28"/>
        </w:rPr>
        <w:t>点击确认退出。</w:t>
      </w:r>
    </w:p>
    <w:p w14:paraId="764FFCE4" w14:textId="77777777" w:rsidR="009617CB" w:rsidRDefault="00521E95">
      <w:pPr>
        <w:ind w:firstLineChars="150" w:firstLine="330"/>
        <w:outlineLvl w:val="2"/>
        <w:rPr>
          <w:rStyle w:val="af1"/>
          <w:b/>
          <w:bCs/>
          <w:szCs w:val="28"/>
        </w:rPr>
      </w:pPr>
      <w:bookmarkStart w:id="60" w:name="_Toc417213762"/>
      <w:r>
        <w:rPr>
          <w:rStyle w:val="af1"/>
          <w:rFonts w:hint="eastAsia"/>
          <w:b/>
          <w:bCs/>
          <w:szCs w:val="28"/>
        </w:rPr>
        <w:t xml:space="preserve">3.11.3 </w:t>
      </w:r>
      <w:r>
        <w:rPr>
          <w:rStyle w:val="af1"/>
          <w:rFonts w:hint="eastAsia"/>
          <w:b/>
          <w:bCs/>
          <w:szCs w:val="28"/>
        </w:rPr>
        <w:t>角色权限管理</w:t>
      </w:r>
      <w:bookmarkEnd w:id="60"/>
    </w:p>
    <w:p w14:paraId="75A5ABB7"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258527AB" wp14:editId="004F8049">
            <wp:extent cx="1388745" cy="276225"/>
            <wp:effectExtent l="0" t="0" r="1905" b="9525"/>
            <wp:docPr id="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388745" cy="276225"/>
                    </a:xfrm>
                    <a:prstGeom prst="rect">
                      <a:avLst/>
                    </a:prstGeom>
                    <a:noFill/>
                    <a:ln>
                      <a:noFill/>
                    </a:ln>
                  </pic:spPr>
                </pic:pic>
              </a:graphicData>
            </a:graphic>
          </wp:inline>
        </w:drawing>
      </w:r>
      <w:r>
        <w:rPr>
          <w:rFonts w:hint="eastAsia"/>
        </w:rPr>
        <w:t>，弹出以下窗口</w:t>
      </w:r>
    </w:p>
    <w:p w14:paraId="6FB9731B" w14:textId="77777777" w:rsidR="009617CB" w:rsidRDefault="009617CB">
      <w:pPr>
        <w:ind w:firstLineChars="150" w:firstLine="330"/>
      </w:pPr>
    </w:p>
    <w:p w14:paraId="3881B4BE" w14:textId="77777777" w:rsidR="009617CB" w:rsidRDefault="00521E95">
      <w:r>
        <w:rPr>
          <w:rFonts w:hint="eastAsia"/>
        </w:rPr>
        <w:lastRenderedPageBreak/>
        <w:t xml:space="preserve">  </w:t>
      </w:r>
      <w:r>
        <w:rPr>
          <w:rFonts w:hint="eastAsia"/>
        </w:rPr>
        <w:t>双击所需要修改的人员，然后在所需要给予的权限上点勾，就可以了，取消的话再次点击一下就可以了。</w:t>
      </w:r>
      <w:r w:rsidR="00CD0D91" w:rsidRPr="001C22CD">
        <w:rPr>
          <w:noProof/>
        </w:rPr>
        <w:drawing>
          <wp:inline distT="0" distB="0" distL="0" distR="0" wp14:anchorId="04F93259" wp14:editId="670D368B">
            <wp:extent cx="5270500" cy="1828800"/>
            <wp:effectExtent l="0" t="0" r="6350" b="0"/>
            <wp:docPr id="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270500" cy="1828800"/>
                    </a:xfrm>
                    <a:prstGeom prst="rect">
                      <a:avLst/>
                    </a:prstGeom>
                    <a:noFill/>
                    <a:ln>
                      <a:noFill/>
                    </a:ln>
                  </pic:spPr>
                </pic:pic>
              </a:graphicData>
            </a:graphic>
          </wp:inline>
        </w:drawing>
      </w:r>
    </w:p>
    <w:p w14:paraId="62FFA015" w14:textId="77777777" w:rsidR="009617CB" w:rsidRDefault="009617CB">
      <w:pPr>
        <w:ind w:firstLineChars="150" w:firstLine="330"/>
        <w:rPr>
          <w:rStyle w:val="af1"/>
          <w:b/>
          <w:bCs/>
          <w:szCs w:val="28"/>
        </w:rPr>
      </w:pPr>
    </w:p>
    <w:p w14:paraId="03AD3547" w14:textId="77777777" w:rsidR="009617CB" w:rsidRDefault="009617CB">
      <w:pPr>
        <w:ind w:firstLineChars="150" w:firstLine="330"/>
      </w:pPr>
    </w:p>
    <w:p w14:paraId="26E18AA2" w14:textId="77777777" w:rsidR="009617CB" w:rsidRDefault="009617CB">
      <w:pPr>
        <w:ind w:firstLineChars="150" w:firstLine="330"/>
      </w:pPr>
    </w:p>
    <w:p w14:paraId="35903847" w14:textId="77777777" w:rsidR="009617CB" w:rsidRDefault="00521E95" w:rsidP="004C49E7">
      <w:pPr>
        <w:rPr>
          <w:rStyle w:val="af1"/>
          <w:b/>
          <w:bCs/>
          <w:szCs w:val="28"/>
        </w:rPr>
      </w:pPr>
      <w:r>
        <w:rPr>
          <w:rFonts w:hint="eastAsia"/>
        </w:rPr>
        <w:t xml:space="preserve">  </w:t>
      </w:r>
    </w:p>
    <w:p w14:paraId="78CBC3F2" w14:textId="77777777" w:rsidR="009617CB" w:rsidRDefault="00521E95">
      <w:pPr>
        <w:ind w:firstLineChars="150" w:firstLine="330"/>
        <w:outlineLvl w:val="2"/>
        <w:rPr>
          <w:rStyle w:val="af1"/>
          <w:b/>
          <w:bCs/>
          <w:szCs w:val="28"/>
        </w:rPr>
      </w:pPr>
      <w:bookmarkStart w:id="61" w:name="_Toc417213765"/>
      <w:r>
        <w:rPr>
          <w:rStyle w:val="af1"/>
          <w:rFonts w:hint="eastAsia"/>
          <w:b/>
          <w:bCs/>
          <w:szCs w:val="28"/>
        </w:rPr>
        <w:t xml:space="preserve">3.11.6 </w:t>
      </w:r>
      <w:r>
        <w:rPr>
          <w:rStyle w:val="af1"/>
          <w:rFonts w:hint="eastAsia"/>
          <w:b/>
          <w:bCs/>
          <w:szCs w:val="28"/>
        </w:rPr>
        <w:t>操作日志查询</w:t>
      </w:r>
      <w:bookmarkEnd w:id="61"/>
    </w:p>
    <w:p w14:paraId="3C29180B" w14:textId="77777777" w:rsidR="009617CB" w:rsidRDefault="00521E95">
      <w:pPr>
        <w:ind w:firstLineChars="150" w:firstLine="330"/>
      </w:pPr>
      <w:r>
        <w:rPr>
          <w:rStyle w:val="af1"/>
          <w:rFonts w:hint="eastAsia"/>
          <w:szCs w:val="28"/>
        </w:rPr>
        <w:t>点击</w:t>
      </w:r>
      <w:r w:rsidR="00CD0D91" w:rsidRPr="001C22CD">
        <w:rPr>
          <w:noProof/>
        </w:rPr>
        <w:drawing>
          <wp:inline distT="0" distB="0" distL="0" distR="0" wp14:anchorId="00F25787" wp14:editId="6C148399">
            <wp:extent cx="1397635" cy="198120"/>
            <wp:effectExtent l="0" t="0" r="0" b="0"/>
            <wp:docPr id="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397635" cy="198120"/>
                    </a:xfrm>
                    <a:prstGeom prst="rect">
                      <a:avLst/>
                    </a:prstGeom>
                    <a:noFill/>
                    <a:ln>
                      <a:noFill/>
                    </a:ln>
                  </pic:spPr>
                </pic:pic>
              </a:graphicData>
            </a:graphic>
          </wp:inline>
        </w:drawing>
      </w:r>
      <w:r>
        <w:rPr>
          <w:rFonts w:hint="eastAsia"/>
        </w:rPr>
        <w:t>，弹出以下窗口：</w:t>
      </w:r>
    </w:p>
    <w:p w14:paraId="0F8C4507" w14:textId="77777777" w:rsidR="009617CB" w:rsidRDefault="00CD0D91">
      <w:pPr>
        <w:ind w:firstLineChars="150" w:firstLine="330"/>
      </w:pPr>
      <w:r w:rsidRPr="001C22CD">
        <w:rPr>
          <w:noProof/>
        </w:rPr>
        <w:drawing>
          <wp:inline distT="0" distB="0" distL="0" distR="0" wp14:anchorId="6A096F34" wp14:editId="06FC158E">
            <wp:extent cx="5279390" cy="1112520"/>
            <wp:effectExtent l="0" t="0" r="0" b="0"/>
            <wp:docPr id="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279390" cy="1112520"/>
                    </a:xfrm>
                    <a:prstGeom prst="rect">
                      <a:avLst/>
                    </a:prstGeom>
                    <a:noFill/>
                    <a:ln>
                      <a:noFill/>
                    </a:ln>
                  </pic:spPr>
                </pic:pic>
              </a:graphicData>
            </a:graphic>
          </wp:inline>
        </w:drawing>
      </w:r>
    </w:p>
    <w:p w14:paraId="1340C7A8" w14:textId="77777777" w:rsidR="009617CB" w:rsidRDefault="00521E95">
      <w:r>
        <w:rPr>
          <w:rFonts w:hint="eastAsia"/>
        </w:rPr>
        <w:t xml:space="preserve">  </w:t>
      </w:r>
      <w:r>
        <w:rPr>
          <w:rFonts w:hint="eastAsia"/>
        </w:rPr>
        <w:t>可以选择操作员，操作时间进行查询。点击查询即可，</w:t>
      </w:r>
      <w:proofErr w:type="gramStart"/>
      <w:r>
        <w:rPr>
          <w:rFonts w:hint="eastAsia"/>
        </w:rPr>
        <w:t>点击请</w:t>
      </w:r>
      <w:proofErr w:type="gramEnd"/>
      <w:r>
        <w:rPr>
          <w:rFonts w:hint="eastAsia"/>
        </w:rPr>
        <w:t>筛选条件重新选择。</w:t>
      </w:r>
    </w:p>
    <w:p w14:paraId="37382EA8" w14:textId="77777777" w:rsidR="009617CB" w:rsidRDefault="00521E95">
      <w:pPr>
        <w:ind w:firstLineChars="150" w:firstLine="330"/>
        <w:outlineLvl w:val="2"/>
        <w:rPr>
          <w:rStyle w:val="af1"/>
          <w:b/>
          <w:bCs/>
          <w:szCs w:val="28"/>
        </w:rPr>
      </w:pPr>
      <w:bookmarkStart w:id="62" w:name="_Toc417213766"/>
      <w:r>
        <w:rPr>
          <w:rStyle w:val="af1"/>
          <w:rFonts w:hint="eastAsia"/>
          <w:b/>
          <w:bCs/>
          <w:szCs w:val="28"/>
        </w:rPr>
        <w:t xml:space="preserve">3.11.7 </w:t>
      </w:r>
      <w:r>
        <w:rPr>
          <w:rStyle w:val="af1"/>
          <w:rFonts w:hint="eastAsia"/>
          <w:b/>
          <w:bCs/>
          <w:szCs w:val="28"/>
        </w:rPr>
        <w:t>密码修改</w:t>
      </w:r>
      <w:bookmarkEnd w:id="62"/>
    </w:p>
    <w:p w14:paraId="0162A679" w14:textId="77777777" w:rsidR="009617CB" w:rsidRDefault="00521E95">
      <w:r>
        <w:rPr>
          <w:rStyle w:val="af1"/>
          <w:rFonts w:hint="eastAsia"/>
          <w:szCs w:val="28"/>
        </w:rPr>
        <w:t xml:space="preserve">  </w:t>
      </w:r>
      <w:r>
        <w:rPr>
          <w:rStyle w:val="af1"/>
          <w:rFonts w:hint="eastAsia"/>
          <w:szCs w:val="28"/>
        </w:rPr>
        <w:t>点击</w:t>
      </w:r>
      <w:r w:rsidR="00CD0D91" w:rsidRPr="001C22CD">
        <w:rPr>
          <w:noProof/>
        </w:rPr>
        <w:drawing>
          <wp:inline distT="0" distB="0" distL="0" distR="0" wp14:anchorId="0FD39F23" wp14:editId="448CBE2F">
            <wp:extent cx="1388745" cy="276225"/>
            <wp:effectExtent l="0" t="0" r="1905" b="9525"/>
            <wp:docPr id="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388745" cy="276225"/>
                    </a:xfrm>
                    <a:prstGeom prst="rect">
                      <a:avLst/>
                    </a:prstGeom>
                    <a:noFill/>
                    <a:ln>
                      <a:noFill/>
                    </a:ln>
                  </pic:spPr>
                </pic:pic>
              </a:graphicData>
            </a:graphic>
          </wp:inline>
        </w:drawing>
      </w:r>
      <w:r>
        <w:rPr>
          <w:rFonts w:hint="eastAsia"/>
        </w:rPr>
        <w:t>，弹出以下窗口：</w:t>
      </w:r>
    </w:p>
    <w:p w14:paraId="40990F5A" w14:textId="77777777" w:rsidR="009617CB" w:rsidRDefault="00CD0D91">
      <w:pPr>
        <w:ind w:firstLineChars="150" w:firstLine="330"/>
      </w:pPr>
      <w:r w:rsidRPr="001C22CD">
        <w:rPr>
          <w:noProof/>
        </w:rPr>
        <w:drawing>
          <wp:inline distT="0" distB="0" distL="0" distR="0" wp14:anchorId="6668DAF4" wp14:editId="5FA4A039">
            <wp:extent cx="2372360" cy="897255"/>
            <wp:effectExtent l="0" t="0" r="8890" b="0"/>
            <wp:docPr id="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372360" cy="897255"/>
                    </a:xfrm>
                    <a:prstGeom prst="rect">
                      <a:avLst/>
                    </a:prstGeom>
                    <a:noFill/>
                    <a:ln>
                      <a:noFill/>
                    </a:ln>
                  </pic:spPr>
                </pic:pic>
              </a:graphicData>
            </a:graphic>
          </wp:inline>
        </w:drawing>
      </w:r>
    </w:p>
    <w:p w14:paraId="4AEECDA8" w14:textId="77777777" w:rsidR="009617CB" w:rsidRDefault="00521E95">
      <w:r>
        <w:rPr>
          <w:rFonts w:hint="eastAsia"/>
        </w:rPr>
        <w:t xml:space="preserve">  </w:t>
      </w:r>
      <w:r>
        <w:rPr>
          <w:rFonts w:hint="eastAsia"/>
        </w:rPr>
        <w:t>这是权限最高的管理员</w:t>
      </w:r>
      <w:r>
        <w:rPr>
          <w:rFonts w:hint="eastAsia"/>
        </w:rPr>
        <w:t>admin</w:t>
      </w:r>
      <w:r>
        <w:rPr>
          <w:rFonts w:hint="eastAsia"/>
        </w:rPr>
        <w:t>修改新密码用到的菜单。修改完点击保存退出。</w:t>
      </w:r>
    </w:p>
    <w:p w14:paraId="465482CB" w14:textId="77777777" w:rsidR="009617CB" w:rsidRDefault="00521E95">
      <w:pPr>
        <w:ind w:firstLineChars="150" w:firstLine="330"/>
        <w:outlineLvl w:val="1"/>
        <w:rPr>
          <w:b/>
          <w:bCs/>
        </w:rPr>
      </w:pPr>
      <w:bookmarkStart w:id="63" w:name="_Toc417213767"/>
      <w:r>
        <w:rPr>
          <w:rFonts w:hint="eastAsia"/>
          <w:b/>
          <w:bCs/>
        </w:rPr>
        <w:t xml:space="preserve">3.12 </w:t>
      </w:r>
      <w:r>
        <w:rPr>
          <w:rFonts w:hint="eastAsia"/>
          <w:b/>
          <w:bCs/>
        </w:rPr>
        <w:t>房间管理</w:t>
      </w:r>
      <w:bookmarkEnd w:id="63"/>
    </w:p>
    <w:p w14:paraId="332A7AA4" w14:textId="77777777" w:rsidR="009617CB" w:rsidRDefault="00521E95">
      <w:r>
        <w:rPr>
          <w:rFonts w:hint="eastAsia"/>
        </w:rPr>
        <w:t xml:space="preserve"> </w:t>
      </w:r>
    </w:p>
    <w:p w14:paraId="7FAFB7B2" w14:textId="77777777" w:rsidR="009617CB" w:rsidRDefault="009617CB"/>
    <w:p w14:paraId="13272ADE" w14:textId="77777777" w:rsidR="009617CB" w:rsidRDefault="00521E95">
      <w:r>
        <w:rPr>
          <w:rFonts w:hint="eastAsia"/>
        </w:rPr>
        <w:t xml:space="preserve">  </w:t>
      </w:r>
      <w:r>
        <w:rPr>
          <w:rFonts w:hint="eastAsia"/>
        </w:rPr>
        <w:t>我们双击就可以打开居住楼、护理分区、还有具体的床位和老人信息。双击打开居住一号楼、一号分区的图形界面信息：</w:t>
      </w:r>
    </w:p>
    <w:p w14:paraId="60A43C38" w14:textId="77777777" w:rsidR="009617CB" w:rsidRDefault="009617CB"/>
    <w:p w14:paraId="17A72BAE" w14:textId="77777777" w:rsidR="009617CB" w:rsidRDefault="00521E95">
      <w:r>
        <w:rPr>
          <w:rFonts w:hint="eastAsia"/>
        </w:rPr>
        <w:t xml:space="preserve">  </w:t>
      </w:r>
      <w:r>
        <w:rPr>
          <w:rFonts w:hint="eastAsia"/>
        </w:rPr>
        <w:t>可以清楚看到每位老人的信息，方便又快捷。当我们需要对于不同老人的床位进行调整的时候，可以采取拖动的快捷方法进行调整。比如下面的例子我们对于朱厚照老人的床位来进行调整：</w:t>
      </w:r>
    </w:p>
    <w:p w14:paraId="034364F1" w14:textId="77777777" w:rsidR="009617CB" w:rsidRDefault="00CD0D91">
      <w:r w:rsidRPr="001C22CD">
        <w:rPr>
          <w:noProof/>
        </w:rPr>
        <w:drawing>
          <wp:inline distT="0" distB="0" distL="0" distR="0" wp14:anchorId="49A3A5E4" wp14:editId="261FE6FC">
            <wp:extent cx="5270500" cy="3234690"/>
            <wp:effectExtent l="0" t="0" r="6350" b="3810"/>
            <wp:docPr id="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270500" cy="3234690"/>
                    </a:xfrm>
                    <a:prstGeom prst="rect">
                      <a:avLst/>
                    </a:prstGeom>
                    <a:noFill/>
                    <a:ln>
                      <a:noFill/>
                    </a:ln>
                  </pic:spPr>
                </pic:pic>
              </a:graphicData>
            </a:graphic>
          </wp:inline>
        </w:drawing>
      </w:r>
    </w:p>
    <w:p w14:paraId="4B8423E7" w14:textId="77777777" w:rsidR="009617CB" w:rsidRDefault="00521E95">
      <w:r>
        <w:rPr>
          <w:rFonts w:hint="eastAsia"/>
        </w:rPr>
        <w:t xml:space="preserve">  </w:t>
      </w:r>
      <w:r>
        <w:rPr>
          <w:rFonts w:hint="eastAsia"/>
        </w:rPr>
        <w:t>：</w:t>
      </w:r>
      <w:r w:rsidR="004C49E7">
        <w:rPr>
          <w:rFonts w:hint="eastAsia"/>
        </w:rPr>
        <w:t>点击预约或入住，可看到每个床位的入住或预约信息</w:t>
      </w:r>
    </w:p>
    <w:p w14:paraId="27623129" w14:textId="77777777" w:rsidR="004C49E7" w:rsidRDefault="00CD0D91">
      <w:r w:rsidRPr="001C22CD">
        <w:rPr>
          <w:noProof/>
        </w:rPr>
        <w:drawing>
          <wp:inline distT="0" distB="0" distL="0" distR="0" wp14:anchorId="30ED0C24" wp14:editId="10F79C92">
            <wp:extent cx="3260725" cy="2760345"/>
            <wp:effectExtent l="0" t="0" r="0" b="1905"/>
            <wp:docPr id="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260725" cy="2760345"/>
                    </a:xfrm>
                    <a:prstGeom prst="rect">
                      <a:avLst/>
                    </a:prstGeom>
                    <a:noFill/>
                    <a:ln>
                      <a:noFill/>
                    </a:ln>
                  </pic:spPr>
                </pic:pic>
              </a:graphicData>
            </a:graphic>
          </wp:inline>
        </w:drawing>
      </w:r>
    </w:p>
    <w:p w14:paraId="7D04AD02" w14:textId="77777777" w:rsidR="009617CB" w:rsidRDefault="009617CB"/>
    <w:p w14:paraId="376E31FE" w14:textId="77777777" w:rsidR="009617CB" w:rsidRDefault="00521E95">
      <w:r>
        <w:rPr>
          <w:rFonts w:hint="eastAsia"/>
        </w:rPr>
        <w:lastRenderedPageBreak/>
        <w:t xml:space="preserve">  </w:t>
      </w:r>
      <w:r>
        <w:rPr>
          <w:rFonts w:hint="eastAsia"/>
        </w:rPr>
        <w:t>这意味着我们可以添加</w:t>
      </w:r>
      <w:proofErr w:type="gramStart"/>
      <w:r>
        <w:rPr>
          <w:rFonts w:hint="eastAsia"/>
        </w:rPr>
        <w:t>居养楼</w:t>
      </w:r>
      <w:proofErr w:type="gramEnd"/>
      <w:r>
        <w:rPr>
          <w:rFonts w:hint="eastAsia"/>
        </w:rPr>
        <w:t>，也可以添加每层大楼内的楼层。</w:t>
      </w:r>
    </w:p>
    <w:p w14:paraId="1980B850" w14:textId="77777777" w:rsidR="009617CB" w:rsidRDefault="00521E95">
      <w:pPr>
        <w:pStyle w:val="1"/>
        <w:numPr>
          <w:ilvl w:val="0"/>
          <w:numId w:val="2"/>
        </w:numPr>
        <w:rPr>
          <w:sz w:val="32"/>
        </w:rPr>
      </w:pPr>
      <w:bookmarkStart w:id="64" w:name="_Toc417213768"/>
      <w:r>
        <w:rPr>
          <w:rFonts w:hint="eastAsia"/>
          <w:sz w:val="32"/>
        </w:rPr>
        <w:t>功能流程介绍</w:t>
      </w:r>
      <w:bookmarkEnd w:id="64"/>
    </w:p>
    <w:p w14:paraId="7A2BA322" w14:textId="77777777" w:rsidR="009617CB" w:rsidRDefault="00521E95">
      <w:r>
        <w:rPr>
          <w:rFonts w:hint="eastAsia"/>
        </w:rPr>
        <w:t xml:space="preserve">  </w:t>
      </w:r>
      <w:r>
        <w:rPr>
          <w:rFonts w:hint="eastAsia"/>
        </w:rPr>
        <w:t>在介绍完菜单界面的具体操作后，接下来将根据养老系统所常用的一些流程操作来对本系统进行介绍，以便于初次接触本系统的用户更快的能上手。如果用户对于接下来介绍的流程存在一些具体操作方面的疑惑，请查阅第三章中关于每个菜单模块的详细操作解释。</w:t>
      </w:r>
    </w:p>
    <w:p w14:paraId="771E59E4" w14:textId="77777777" w:rsidR="009617CB" w:rsidRDefault="00521E95">
      <w:pPr>
        <w:outlineLvl w:val="1"/>
        <w:rPr>
          <w:b/>
          <w:bCs/>
        </w:rPr>
      </w:pPr>
      <w:r>
        <w:rPr>
          <w:rFonts w:hint="eastAsia"/>
          <w:b/>
          <w:bCs/>
        </w:rPr>
        <w:t xml:space="preserve">  </w:t>
      </w:r>
      <w:bookmarkStart w:id="65" w:name="_Toc417213769"/>
      <w:r>
        <w:rPr>
          <w:rFonts w:hint="eastAsia"/>
          <w:b/>
          <w:bCs/>
        </w:rPr>
        <w:t xml:space="preserve">4.1  </w:t>
      </w:r>
      <w:r>
        <w:rPr>
          <w:rFonts w:hint="eastAsia"/>
          <w:b/>
          <w:bCs/>
        </w:rPr>
        <w:t>入住</w:t>
      </w:r>
      <w:proofErr w:type="gramStart"/>
      <w:r>
        <w:rPr>
          <w:rFonts w:hint="eastAsia"/>
          <w:b/>
          <w:bCs/>
        </w:rPr>
        <w:t>和退住流程</w:t>
      </w:r>
      <w:bookmarkEnd w:id="65"/>
      <w:proofErr w:type="gramEnd"/>
    </w:p>
    <w:p w14:paraId="626B7A7C" w14:textId="77777777" w:rsidR="009617CB" w:rsidRDefault="00521E95">
      <w:r>
        <w:rPr>
          <w:rFonts w:hint="eastAsia"/>
        </w:rPr>
        <w:t xml:space="preserve">  </w:t>
      </w:r>
      <w:r>
        <w:rPr>
          <w:rFonts w:hint="eastAsia"/>
        </w:rPr>
        <w:t>入住流程：点击</w:t>
      </w:r>
      <w:r w:rsidR="00CD0D91" w:rsidRPr="001C22CD">
        <w:rPr>
          <w:noProof/>
        </w:rPr>
        <w:drawing>
          <wp:inline distT="0" distB="0" distL="0" distR="0" wp14:anchorId="063E3834" wp14:editId="1BFEC7FC">
            <wp:extent cx="1388745" cy="284480"/>
            <wp:effectExtent l="0" t="0" r="1905" b="1270"/>
            <wp:docPr id="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88745" cy="284480"/>
                    </a:xfrm>
                    <a:prstGeom prst="rect">
                      <a:avLst/>
                    </a:prstGeom>
                    <a:noFill/>
                    <a:ln>
                      <a:noFill/>
                    </a:ln>
                  </pic:spPr>
                </pic:pic>
              </a:graphicData>
            </a:graphic>
          </wp:inline>
        </w:drawing>
      </w:r>
      <w:r>
        <w:sym w:font="Wingdings" w:char="F0E0"/>
      </w:r>
      <w:r>
        <w:rPr>
          <w:rFonts w:hint="eastAsia"/>
        </w:rPr>
        <w:t>填写老人基本信息</w:t>
      </w:r>
      <w:r>
        <w:sym w:font="Wingdings" w:char="F0E0"/>
      </w:r>
      <w:r>
        <w:rPr>
          <w:rFonts w:hint="eastAsia"/>
        </w:rPr>
        <w:t>安排老人进行健康检查</w:t>
      </w:r>
      <w:r>
        <w:sym w:font="Wingdings" w:char="F0E0"/>
      </w:r>
      <w:r>
        <w:rPr>
          <w:rFonts w:hint="eastAsia"/>
        </w:rPr>
        <w:t>点击</w:t>
      </w:r>
      <w:r w:rsidR="00CD0D91" w:rsidRPr="001C22CD">
        <w:rPr>
          <w:noProof/>
        </w:rPr>
        <w:drawing>
          <wp:inline distT="0" distB="0" distL="0" distR="0" wp14:anchorId="184ABEA7" wp14:editId="0680D7AD">
            <wp:extent cx="1268095" cy="207010"/>
            <wp:effectExtent l="0" t="0" r="8255" b="2540"/>
            <wp:docPr id="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268095" cy="207010"/>
                    </a:xfrm>
                    <a:prstGeom prst="rect">
                      <a:avLst/>
                    </a:prstGeom>
                    <a:noFill/>
                    <a:ln>
                      <a:noFill/>
                    </a:ln>
                  </pic:spPr>
                </pic:pic>
              </a:graphicData>
            </a:graphic>
          </wp:inline>
        </w:drawing>
      </w:r>
      <w:r>
        <w:rPr>
          <w:rFonts w:hint="eastAsia"/>
        </w:rPr>
        <w:t>并将老人的健康检查结果输入系统</w:t>
      </w:r>
      <w:r>
        <w:sym w:font="Wingdings" w:char="F0E0"/>
      </w:r>
      <w:r>
        <w:rPr>
          <w:rFonts w:hint="eastAsia"/>
        </w:rPr>
        <w:t>点击</w:t>
      </w:r>
      <w:r w:rsidR="00CD0D91" w:rsidRPr="001C22CD">
        <w:rPr>
          <w:noProof/>
        </w:rPr>
        <w:drawing>
          <wp:inline distT="0" distB="0" distL="0" distR="0" wp14:anchorId="17DEB482" wp14:editId="55BF9C98">
            <wp:extent cx="1380490" cy="276225"/>
            <wp:effectExtent l="0" t="0" r="0" b="9525"/>
            <wp:docPr id="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380490" cy="276225"/>
                    </a:xfrm>
                    <a:prstGeom prst="rect">
                      <a:avLst/>
                    </a:prstGeom>
                    <a:noFill/>
                    <a:ln>
                      <a:noFill/>
                    </a:ln>
                  </pic:spPr>
                </pic:pic>
              </a:graphicData>
            </a:graphic>
          </wp:inline>
        </w:drawing>
      </w:r>
      <w:r>
        <w:rPr>
          <w:rFonts w:hint="eastAsia"/>
        </w:rPr>
        <w:t>，将第三个子选项卡的老人状态改为：入住，并且将床位、员工、日期等信息填写</w:t>
      </w:r>
      <w:r>
        <w:sym w:font="Wingdings" w:char="F0E0"/>
      </w:r>
      <w:r>
        <w:rPr>
          <w:rFonts w:hint="eastAsia"/>
        </w:rPr>
        <w:t>在居住管理中填写老人上交的入院初始金，并且打印单据</w:t>
      </w:r>
    </w:p>
    <w:p w14:paraId="5046CE39" w14:textId="77777777" w:rsidR="009617CB" w:rsidRDefault="00521E95">
      <w:r>
        <w:rPr>
          <w:rFonts w:hint="eastAsia"/>
        </w:rPr>
        <w:t xml:space="preserve">  </w:t>
      </w:r>
      <w:r>
        <w:rPr>
          <w:rFonts w:hint="eastAsia"/>
        </w:rPr>
        <w:t>出院流程：点击</w:t>
      </w:r>
      <w:r w:rsidR="00CD0D91" w:rsidRPr="001C22CD">
        <w:rPr>
          <w:noProof/>
        </w:rPr>
        <w:drawing>
          <wp:inline distT="0" distB="0" distL="0" distR="0" wp14:anchorId="32E743FE" wp14:editId="6D2839C4">
            <wp:extent cx="1388745" cy="259080"/>
            <wp:effectExtent l="0" t="0" r="1905" b="7620"/>
            <wp:docPr id="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388745" cy="259080"/>
                    </a:xfrm>
                    <a:prstGeom prst="rect">
                      <a:avLst/>
                    </a:prstGeom>
                    <a:noFill/>
                    <a:ln>
                      <a:noFill/>
                    </a:ln>
                  </pic:spPr>
                </pic:pic>
              </a:graphicData>
            </a:graphic>
          </wp:inline>
        </w:drawing>
      </w:r>
      <w:r>
        <w:rPr>
          <w:rFonts w:hint="eastAsia"/>
        </w:rPr>
        <w:t>，在第三个子选项卡中将老人状态改为：</w:t>
      </w:r>
      <w:proofErr w:type="gramStart"/>
      <w:r>
        <w:rPr>
          <w:rFonts w:hint="eastAsia"/>
        </w:rPr>
        <w:t>退住</w:t>
      </w:r>
      <w:proofErr w:type="gramEnd"/>
      <w:r>
        <w:sym w:font="Wingdings" w:char="F0E0"/>
      </w:r>
      <w:r>
        <w:rPr>
          <w:rFonts w:hint="eastAsia"/>
        </w:rPr>
        <w:t>点击</w:t>
      </w:r>
      <w:r w:rsidR="00CD0D91" w:rsidRPr="001C22CD">
        <w:rPr>
          <w:noProof/>
        </w:rPr>
        <w:drawing>
          <wp:inline distT="0" distB="0" distL="0" distR="0" wp14:anchorId="3B3D13E2" wp14:editId="31308C5C">
            <wp:extent cx="1371600" cy="241300"/>
            <wp:effectExtent l="0" t="0" r="0" b="6350"/>
            <wp:docPr id="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371600" cy="241300"/>
                    </a:xfrm>
                    <a:prstGeom prst="rect">
                      <a:avLst/>
                    </a:prstGeom>
                    <a:noFill/>
                    <a:ln>
                      <a:noFill/>
                    </a:ln>
                  </pic:spPr>
                </pic:pic>
              </a:graphicData>
            </a:graphic>
          </wp:inline>
        </w:drawing>
      </w:r>
      <w:r>
        <w:rPr>
          <w:rFonts w:hint="eastAsia"/>
        </w:rPr>
        <w:t>，查询老人</w:t>
      </w:r>
      <w:proofErr w:type="gramStart"/>
      <w:r>
        <w:rPr>
          <w:rFonts w:hint="eastAsia"/>
        </w:rPr>
        <w:t>退住时候</w:t>
      </w:r>
      <w:proofErr w:type="gramEnd"/>
      <w:r>
        <w:rPr>
          <w:rFonts w:hint="eastAsia"/>
        </w:rPr>
        <w:t>需要补缴的金额并且收齐</w:t>
      </w:r>
      <w:r>
        <w:sym w:font="Wingdings" w:char="F0E0"/>
      </w:r>
      <w:r>
        <w:rPr>
          <w:rFonts w:hint="eastAsia"/>
        </w:rPr>
        <w:t>将居住管理中老人状态改为退住</w:t>
      </w:r>
    </w:p>
    <w:p w14:paraId="47623F1E" w14:textId="77777777" w:rsidR="009617CB" w:rsidRDefault="009617CB"/>
    <w:p w14:paraId="1F1C36A5" w14:textId="77777777" w:rsidR="009617CB" w:rsidRDefault="00521E95">
      <w:pPr>
        <w:outlineLvl w:val="1"/>
        <w:rPr>
          <w:b/>
          <w:bCs/>
        </w:rPr>
      </w:pPr>
      <w:r>
        <w:rPr>
          <w:rFonts w:hint="eastAsia"/>
          <w:b/>
          <w:bCs/>
        </w:rPr>
        <w:t xml:space="preserve">  </w:t>
      </w:r>
      <w:bookmarkStart w:id="66" w:name="_Toc417213770"/>
      <w:r>
        <w:rPr>
          <w:rFonts w:hint="eastAsia"/>
          <w:b/>
          <w:bCs/>
        </w:rPr>
        <w:t xml:space="preserve">4.2  </w:t>
      </w:r>
      <w:r>
        <w:rPr>
          <w:rFonts w:hint="eastAsia"/>
          <w:b/>
          <w:bCs/>
        </w:rPr>
        <w:t>普通管理流程</w:t>
      </w:r>
      <w:bookmarkEnd w:id="66"/>
    </w:p>
    <w:p w14:paraId="18691C21" w14:textId="77777777" w:rsidR="009617CB" w:rsidRDefault="00521E95">
      <w:pPr>
        <w:ind w:firstLine="264"/>
      </w:pPr>
      <w:r>
        <w:rPr>
          <w:rFonts w:hint="eastAsia"/>
        </w:rPr>
        <w:t>请假流程：点击</w:t>
      </w:r>
      <w:r w:rsidR="00CD0D91" w:rsidRPr="001C22CD">
        <w:rPr>
          <w:noProof/>
        </w:rPr>
        <w:drawing>
          <wp:inline distT="0" distB="0" distL="0" distR="0" wp14:anchorId="2E85754C" wp14:editId="50F1B036">
            <wp:extent cx="1405890" cy="250190"/>
            <wp:effectExtent l="0" t="0" r="3810" b="0"/>
            <wp:docPr id="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05890" cy="250190"/>
                    </a:xfrm>
                    <a:prstGeom prst="rect">
                      <a:avLst/>
                    </a:prstGeom>
                    <a:noFill/>
                    <a:ln>
                      <a:noFill/>
                    </a:ln>
                  </pic:spPr>
                </pic:pic>
              </a:graphicData>
            </a:graphic>
          </wp:inline>
        </w:drawing>
      </w:r>
      <w:r>
        <w:sym w:font="Wingdings" w:char="F0E0"/>
      </w:r>
      <w:r w:rsidR="001A695E">
        <w:rPr>
          <w:rFonts w:hint="eastAsia"/>
        </w:rPr>
        <w:t>填写请假人信息、事由、批准人</w:t>
      </w:r>
      <w:r w:rsidR="001A695E">
        <w:sym w:font="Wingdings" w:char="F0E0"/>
      </w:r>
      <w:r w:rsidR="001A695E">
        <w:rPr>
          <w:rFonts w:hint="eastAsia"/>
        </w:rPr>
        <w:t>假期结束后在同一个版面进行销假</w:t>
      </w:r>
    </w:p>
    <w:p w14:paraId="1368DCB5" w14:textId="77777777" w:rsidR="009617CB" w:rsidRDefault="00D957AD">
      <w:pPr>
        <w:ind w:firstLine="264"/>
      </w:pPr>
      <w:r>
        <w:rPr>
          <w:rFonts w:hint="eastAsia"/>
        </w:rPr>
        <w:t>排班</w:t>
      </w:r>
      <w:r w:rsidR="00521E95">
        <w:rPr>
          <w:rFonts w:hint="eastAsia"/>
        </w:rPr>
        <w:t>流程：</w:t>
      </w:r>
      <w:r w:rsidR="001A695E">
        <w:rPr>
          <w:rFonts w:hint="eastAsia"/>
        </w:rPr>
        <w:t>点击</w:t>
      </w:r>
      <w:r w:rsidR="00CD0D91" w:rsidRPr="001C22CD">
        <w:rPr>
          <w:noProof/>
        </w:rPr>
        <w:drawing>
          <wp:inline distT="0" distB="0" distL="0" distR="0" wp14:anchorId="6301EC05" wp14:editId="5BC864F0">
            <wp:extent cx="1190625" cy="310515"/>
            <wp:effectExtent l="0" t="0" r="9525" b="0"/>
            <wp:docPr id="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190625" cy="310515"/>
                    </a:xfrm>
                    <a:prstGeom prst="rect">
                      <a:avLst/>
                    </a:prstGeom>
                    <a:noFill/>
                    <a:ln>
                      <a:noFill/>
                    </a:ln>
                  </pic:spPr>
                </pic:pic>
              </a:graphicData>
            </a:graphic>
          </wp:inline>
        </w:drawing>
      </w:r>
      <w:r>
        <w:sym w:font="Wingdings" w:char="F0E0"/>
      </w:r>
      <w:r>
        <w:rPr>
          <w:rFonts w:hint="eastAsia"/>
        </w:rPr>
        <w:t>选择日期</w:t>
      </w:r>
      <w:r>
        <w:sym w:font="Wingdings" w:char="F0E0"/>
      </w:r>
      <w:r>
        <w:rPr>
          <w:rFonts w:hint="eastAsia"/>
        </w:rPr>
        <w:t>选择需要上班的员工</w:t>
      </w:r>
      <w:r>
        <w:sym w:font="Wingdings" w:char="F0E0"/>
      </w:r>
      <w:r>
        <w:rPr>
          <w:rFonts w:hint="eastAsia"/>
        </w:rPr>
        <w:t>保存退出</w:t>
      </w:r>
    </w:p>
    <w:p w14:paraId="38E7C081" w14:textId="77777777" w:rsidR="009617CB" w:rsidRDefault="00521E95">
      <w:pPr>
        <w:outlineLvl w:val="1"/>
        <w:rPr>
          <w:b/>
          <w:bCs/>
        </w:rPr>
      </w:pPr>
      <w:r>
        <w:rPr>
          <w:rFonts w:hint="eastAsia"/>
          <w:b/>
          <w:bCs/>
        </w:rPr>
        <w:t xml:space="preserve">  </w:t>
      </w:r>
      <w:bookmarkStart w:id="67" w:name="_Toc417213771"/>
      <w:r>
        <w:rPr>
          <w:rFonts w:hint="eastAsia"/>
          <w:b/>
          <w:bCs/>
        </w:rPr>
        <w:t xml:space="preserve">4.3  </w:t>
      </w:r>
      <w:r>
        <w:rPr>
          <w:rFonts w:hint="eastAsia"/>
          <w:b/>
          <w:bCs/>
        </w:rPr>
        <w:t>餐饮管理流程</w:t>
      </w:r>
      <w:bookmarkEnd w:id="67"/>
    </w:p>
    <w:p w14:paraId="2DD0E9E9" w14:textId="77777777" w:rsidR="009617CB" w:rsidRDefault="00521E95">
      <w:r>
        <w:rPr>
          <w:rFonts w:hint="eastAsia"/>
        </w:rPr>
        <w:t xml:space="preserve">  </w:t>
      </w:r>
      <w:r>
        <w:rPr>
          <w:rFonts w:hint="eastAsia"/>
        </w:rPr>
        <w:t>菜单的修改流程：点击</w:t>
      </w:r>
      <w:r w:rsidR="00CD0D91" w:rsidRPr="001C22CD">
        <w:rPr>
          <w:noProof/>
        </w:rPr>
        <w:drawing>
          <wp:inline distT="0" distB="0" distL="0" distR="0" wp14:anchorId="31D54552" wp14:editId="5DD13779">
            <wp:extent cx="1354455" cy="207010"/>
            <wp:effectExtent l="0" t="0" r="0" b="2540"/>
            <wp:docPr id="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354455" cy="207010"/>
                    </a:xfrm>
                    <a:prstGeom prst="rect">
                      <a:avLst/>
                    </a:prstGeom>
                    <a:noFill/>
                    <a:ln>
                      <a:noFill/>
                    </a:ln>
                  </pic:spPr>
                </pic:pic>
              </a:graphicData>
            </a:graphic>
          </wp:inline>
        </w:drawing>
      </w:r>
      <w:r>
        <w:rPr>
          <w:rFonts w:hint="eastAsia"/>
        </w:rPr>
        <w:t>将养老院所提供的菜肴添加进数据库</w:t>
      </w:r>
      <w:r>
        <w:sym w:font="Wingdings" w:char="F0E0"/>
      </w:r>
      <w:r>
        <w:rPr>
          <w:rFonts w:hint="eastAsia"/>
        </w:rPr>
        <w:t>点击</w:t>
      </w:r>
      <w:r w:rsidR="00CD0D91" w:rsidRPr="001C22CD">
        <w:rPr>
          <w:noProof/>
        </w:rPr>
        <w:drawing>
          <wp:inline distT="0" distB="0" distL="0" distR="0" wp14:anchorId="3E4A113F" wp14:editId="3A847421">
            <wp:extent cx="1380490" cy="241300"/>
            <wp:effectExtent l="0" t="0" r="0" b="6350"/>
            <wp:docPr id="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380490" cy="241300"/>
                    </a:xfrm>
                    <a:prstGeom prst="rect">
                      <a:avLst/>
                    </a:prstGeom>
                    <a:noFill/>
                    <a:ln>
                      <a:noFill/>
                    </a:ln>
                  </pic:spPr>
                </pic:pic>
              </a:graphicData>
            </a:graphic>
          </wp:inline>
        </w:drawing>
      </w:r>
      <w:r>
        <w:rPr>
          <w:rFonts w:hint="eastAsia"/>
        </w:rPr>
        <w:t>将每天的菜单，按照实际情况进行修改</w:t>
      </w:r>
    </w:p>
    <w:p w14:paraId="42AA4957" w14:textId="77777777" w:rsidR="009617CB" w:rsidRDefault="00521E95">
      <w:r>
        <w:rPr>
          <w:rFonts w:hint="eastAsia"/>
        </w:rPr>
        <w:t xml:space="preserve">  </w:t>
      </w:r>
      <w:r>
        <w:rPr>
          <w:rFonts w:hint="eastAsia"/>
        </w:rPr>
        <w:t>老人</w:t>
      </w:r>
      <w:proofErr w:type="gramStart"/>
      <w:r>
        <w:rPr>
          <w:rFonts w:hint="eastAsia"/>
        </w:rPr>
        <w:t>订退餐</w:t>
      </w:r>
      <w:proofErr w:type="gramEnd"/>
      <w:r>
        <w:rPr>
          <w:rFonts w:hint="eastAsia"/>
        </w:rPr>
        <w:t>流程：点击</w:t>
      </w:r>
      <w:r w:rsidR="00CD0D91" w:rsidRPr="001C22CD">
        <w:rPr>
          <w:noProof/>
        </w:rPr>
        <w:drawing>
          <wp:inline distT="0" distB="0" distL="0" distR="0" wp14:anchorId="0667F274" wp14:editId="5CCD0529">
            <wp:extent cx="1380490" cy="259080"/>
            <wp:effectExtent l="0" t="0" r="0" b="7620"/>
            <wp:docPr id="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380490" cy="259080"/>
                    </a:xfrm>
                    <a:prstGeom prst="rect">
                      <a:avLst/>
                    </a:prstGeom>
                    <a:noFill/>
                    <a:ln>
                      <a:noFill/>
                    </a:ln>
                  </pic:spPr>
                </pic:pic>
              </a:graphicData>
            </a:graphic>
          </wp:inline>
        </w:drawing>
      </w:r>
      <w:r w:rsidR="00B865B3">
        <w:sym w:font="Wingdings" w:char="F0E0"/>
      </w:r>
      <w:r w:rsidR="00B865B3">
        <w:rPr>
          <w:rFonts w:hint="eastAsia"/>
        </w:rPr>
        <w:t>选择用餐时间和菜肴</w:t>
      </w:r>
      <w:r w:rsidR="00B865B3">
        <w:sym w:font="Wingdings" w:char="F0E0"/>
      </w:r>
      <w:r w:rsidR="00B865B3">
        <w:rPr>
          <w:rFonts w:hint="eastAsia"/>
        </w:rPr>
        <w:t>点击下单并等待菜肴送上</w:t>
      </w:r>
    </w:p>
    <w:p w14:paraId="19CC6334" w14:textId="77777777" w:rsidR="009617CB" w:rsidRDefault="00521E95">
      <w:r>
        <w:rPr>
          <w:rFonts w:hint="eastAsia"/>
        </w:rPr>
        <w:lastRenderedPageBreak/>
        <w:t xml:space="preserve">  </w:t>
      </w:r>
    </w:p>
    <w:p w14:paraId="51067823" w14:textId="77777777" w:rsidR="009617CB" w:rsidRPr="00B865B3" w:rsidRDefault="00521E95" w:rsidP="00B865B3">
      <w:pPr>
        <w:outlineLvl w:val="1"/>
        <w:rPr>
          <w:b/>
          <w:bCs/>
        </w:rPr>
      </w:pPr>
      <w:r>
        <w:rPr>
          <w:rFonts w:hint="eastAsia"/>
          <w:b/>
          <w:bCs/>
        </w:rPr>
        <w:t xml:space="preserve">  </w:t>
      </w:r>
      <w:bookmarkStart w:id="68" w:name="_Toc417213772"/>
      <w:r>
        <w:rPr>
          <w:rFonts w:hint="eastAsia"/>
          <w:b/>
          <w:bCs/>
        </w:rPr>
        <w:t xml:space="preserve">4.4  </w:t>
      </w:r>
      <w:r>
        <w:rPr>
          <w:rFonts w:hint="eastAsia"/>
          <w:b/>
          <w:bCs/>
        </w:rPr>
        <w:t>特殊服务流程</w:t>
      </w:r>
      <w:bookmarkEnd w:id="68"/>
    </w:p>
    <w:p w14:paraId="003BC40A" w14:textId="77777777" w:rsidR="009617CB" w:rsidRDefault="00521E95">
      <w:r>
        <w:rPr>
          <w:rFonts w:hint="eastAsia"/>
        </w:rPr>
        <w:t xml:space="preserve">  </w:t>
      </w:r>
      <w:r w:rsidR="00B865B3">
        <w:rPr>
          <w:rFonts w:hint="eastAsia"/>
        </w:rPr>
        <w:t>特殊服务的预约</w:t>
      </w:r>
      <w:r>
        <w:rPr>
          <w:rFonts w:hint="eastAsia"/>
        </w:rPr>
        <w:t>流程：</w:t>
      </w:r>
      <w:r w:rsidR="00B865B3">
        <w:rPr>
          <w:rFonts w:hint="eastAsia"/>
        </w:rPr>
        <w:t>点击</w:t>
      </w:r>
      <w:r w:rsidR="00CD0D91" w:rsidRPr="001C22CD">
        <w:rPr>
          <w:noProof/>
        </w:rPr>
        <w:drawing>
          <wp:inline distT="0" distB="0" distL="0" distR="0" wp14:anchorId="404BD880" wp14:editId="38BD81D7">
            <wp:extent cx="1440815" cy="250190"/>
            <wp:effectExtent l="0" t="0" r="6985" b="0"/>
            <wp:docPr id="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440815" cy="250190"/>
                    </a:xfrm>
                    <a:prstGeom prst="rect">
                      <a:avLst/>
                    </a:prstGeom>
                    <a:noFill/>
                    <a:ln>
                      <a:noFill/>
                    </a:ln>
                  </pic:spPr>
                </pic:pic>
              </a:graphicData>
            </a:graphic>
          </wp:inline>
        </w:drawing>
      </w:r>
      <w:r w:rsidR="00FD3E77">
        <w:sym w:font="Wingdings" w:char="F0E0"/>
      </w:r>
      <w:r w:rsidR="00FD3E77">
        <w:rPr>
          <w:rFonts w:hint="eastAsia"/>
        </w:rPr>
        <w:t>选择特殊服务时间、技师、种类</w:t>
      </w:r>
      <w:r w:rsidR="00FD3E77">
        <w:sym w:font="Wingdings" w:char="F0E0"/>
      </w:r>
      <w:r w:rsidR="00FD3E77">
        <w:rPr>
          <w:rFonts w:hint="eastAsia"/>
        </w:rPr>
        <w:t>确认服务</w:t>
      </w:r>
      <w:r w:rsidR="00FD3E77">
        <w:sym w:font="Wingdings" w:char="F0E0"/>
      </w:r>
      <w:r w:rsidR="00FD3E77">
        <w:rPr>
          <w:rFonts w:hint="eastAsia"/>
        </w:rPr>
        <w:t>等待技师确认并且上门服务</w:t>
      </w:r>
    </w:p>
    <w:p w14:paraId="0FDC67A3" w14:textId="77777777" w:rsidR="009617CB" w:rsidRDefault="00521E95">
      <w:pPr>
        <w:outlineLvl w:val="1"/>
        <w:rPr>
          <w:b/>
          <w:bCs/>
        </w:rPr>
      </w:pPr>
      <w:r>
        <w:rPr>
          <w:rFonts w:hint="eastAsia"/>
          <w:b/>
          <w:bCs/>
        </w:rPr>
        <w:t xml:space="preserve">  </w:t>
      </w:r>
      <w:bookmarkStart w:id="69" w:name="_Toc417213773"/>
      <w:r>
        <w:rPr>
          <w:rFonts w:hint="eastAsia"/>
          <w:b/>
          <w:bCs/>
        </w:rPr>
        <w:t xml:space="preserve">4.5  </w:t>
      </w:r>
      <w:r>
        <w:rPr>
          <w:rFonts w:hint="eastAsia"/>
          <w:b/>
          <w:bCs/>
        </w:rPr>
        <w:t>仓库管理流程</w:t>
      </w:r>
      <w:bookmarkEnd w:id="69"/>
    </w:p>
    <w:p w14:paraId="15808DF1" w14:textId="77777777" w:rsidR="009617CB" w:rsidRDefault="00521E95">
      <w:r>
        <w:rPr>
          <w:rFonts w:hint="eastAsia"/>
        </w:rPr>
        <w:t xml:space="preserve">  </w:t>
      </w:r>
      <w:r>
        <w:rPr>
          <w:rFonts w:hint="eastAsia"/>
        </w:rPr>
        <w:t>货物出入库流程：</w:t>
      </w:r>
      <w:r w:rsidR="00FD3E77">
        <w:rPr>
          <w:rFonts w:hint="eastAsia"/>
        </w:rPr>
        <w:t>点击</w:t>
      </w:r>
      <w:r w:rsidR="00CD0D91" w:rsidRPr="001C22CD">
        <w:rPr>
          <w:noProof/>
        </w:rPr>
        <w:drawing>
          <wp:inline distT="0" distB="0" distL="0" distR="0" wp14:anchorId="592AD8B1" wp14:editId="5BC7D1FF">
            <wp:extent cx="1397635" cy="198120"/>
            <wp:effectExtent l="0" t="0" r="0" b="0"/>
            <wp:docPr id="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397635" cy="198120"/>
                    </a:xfrm>
                    <a:prstGeom prst="rect">
                      <a:avLst/>
                    </a:prstGeom>
                    <a:noFill/>
                    <a:ln>
                      <a:noFill/>
                    </a:ln>
                  </pic:spPr>
                </pic:pic>
              </a:graphicData>
            </a:graphic>
          </wp:inline>
        </w:drawing>
      </w:r>
      <w:r w:rsidR="00FD3E77">
        <w:rPr>
          <w:rFonts w:hint="eastAsia"/>
        </w:rPr>
        <w:t>或者</w:t>
      </w:r>
      <w:r w:rsidR="00CD0D91" w:rsidRPr="001C22CD">
        <w:rPr>
          <w:noProof/>
        </w:rPr>
        <w:drawing>
          <wp:inline distT="0" distB="0" distL="0" distR="0" wp14:anchorId="1BCFF95B" wp14:editId="149DEA1C">
            <wp:extent cx="1405890" cy="250190"/>
            <wp:effectExtent l="0" t="0" r="3810" b="0"/>
            <wp:docPr id="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05890" cy="250190"/>
                    </a:xfrm>
                    <a:prstGeom prst="rect">
                      <a:avLst/>
                    </a:prstGeom>
                    <a:noFill/>
                    <a:ln>
                      <a:noFill/>
                    </a:ln>
                  </pic:spPr>
                </pic:pic>
              </a:graphicData>
            </a:graphic>
          </wp:inline>
        </w:drawing>
      </w:r>
      <w:r w:rsidR="00FD3E77">
        <w:sym w:font="Wingdings" w:char="F0E0"/>
      </w:r>
      <w:r w:rsidR="00FD3E77">
        <w:rPr>
          <w:rFonts w:hint="eastAsia"/>
        </w:rPr>
        <w:t xml:space="preserve"> </w:t>
      </w:r>
      <w:r w:rsidR="00FD3E77">
        <w:rPr>
          <w:rFonts w:hint="eastAsia"/>
        </w:rPr>
        <w:t>选择日期，填写相应的出入库货物和监管人员</w:t>
      </w:r>
      <w:r w:rsidR="00FD3E77">
        <w:sym w:font="Wingdings" w:char="F0E0"/>
      </w:r>
      <w:r w:rsidR="00FD3E77">
        <w:rPr>
          <w:rFonts w:hint="eastAsia"/>
        </w:rPr>
        <w:t>确认退出</w:t>
      </w:r>
    </w:p>
    <w:p w14:paraId="7FD22175" w14:textId="77777777" w:rsidR="009617CB" w:rsidRDefault="00521E95">
      <w:r>
        <w:rPr>
          <w:rFonts w:hint="eastAsia"/>
        </w:rPr>
        <w:t xml:space="preserve">  </w:t>
      </w:r>
      <w:r>
        <w:rPr>
          <w:rFonts w:hint="eastAsia"/>
        </w:rPr>
        <w:t>库存查询流程：</w:t>
      </w:r>
      <w:r w:rsidR="00FD3E77">
        <w:rPr>
          <w:rFonts w:hint="eastAsia"/>
        </w:rPr>
        <w:t>点击</w:t>
      </w:r>
      <w:r w:rsidR="00CD0D91">
        <w:rPr>
          <w:noProof/>
        </w:rPr>
        <w:drawing>
          <wp:inline distT="0" distB="0" distL="0" distR="0" wp14:anchorId="092AE3AE" wp14:editId="4D6D43D5">
            <wp:extent cx="931545" cy="466090"/>
            <wp:effectExtent l="0" t="0" r="1905"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931545" cy="466090"/>
                    </a:xfrm>
                    <a:prstGeom prst="rect">
                      <a:avLst/>
                    </a:prstGeom>
                    <a:noFill/>
                    <a:ln>
                      <a:noFill/>
                    </a:ln>
                  </pic:spPr>
                </pic:pic>
              </a:graphicData>
            </a:graphic>
          </wp:inline>
        </w:drawing>
      </w:r>
      <w:r w:rsidR="00B024A2">
        <w:sym w:font="Wingdings" w:char="F0E0"/>
      </w:r>
      <w:r w:rsidR="00B024A2">
        <w:rPr>
          <w:rFonts w:hint="eastAsia"/>
        </w:rPr>
        <w:t>选择查询日期和查询货物</w:t>
      </w:r>
      <w:r w:rsidR="00B024A2">
        <w:sym w:font="Wingdings" w:char="F0E0"/>
      </w:r>
      <w:r w:rsidR="00B024A2">
        <w:rPr>
          <w:rFonts w:hint="eastAsia"/>
        </w:rPr>
        <w:t>查询信息并且退出</w:t>
      </w:r>
    </w:p>
    <w:p w14:paraId="3B5A7FC5" w14:textId="77777777" w:rsidR="009617CB" w:rsidRDefault="00521E95">
      <w:pPr>
        <w:outlineLvl w:val="1"/>
        <w:rPr>
          <w:b/>
          <w:bCs/>
        </w:rPr>
      </w:pPr>
      <w:r>
        <w:rPr>
          <w:rFonts w:hint="eastAsia"/>
          <w:b/>
          <w:bCs/>
        </w:rPr>
        <w:t xml:space="preserve">  </w:t>
      </w:r>
      <w:bookmarkStart w:id="70" w:name="_Toc417213774"/>
      <w:r>
        <w:rPr>
          <w:rFonts w:hint="eastAsia"/>
          <w:b/>
          <w:bCs/>
        </w:rPr>
        <w:t xml:space="preserve">4.6  </w:t>
      </w:r>
      <w:r>
        <w:rPr>
          <w:rFonts w:hint="eastAsia"/>
          <w:b/>
          <w:bCs/>
        </w:rPr>
        <w:t>财务及报表管理流程</w:t>
      </w:r>
      <w:bookmarkEnd w:id="70"/>
    </w:p>
    <w:p w14:paraId="19E474C5" w14:textId="77777777" w:rsidR="009617CB" w:rsidRDefault="00521E95">
      <w:r>
        <w:rPr>
          <w:rFonts w:hint="eastAsia"/>
        </w:rPr>
        <w:t xml:space="preserve">  </w:t>
      </w:r>
      <w:r>
        <w:rPr>
          <w:rFonts w:hint="eastAsia"/>
        </w:rPr>
        <w:t>备用金查询</w:t>
      </w:r>
      <w:r w:rsidR="00B024A2">
        <w:rPr>
          <w:rFonts w:hint="eastAsia"/>
        </w:rPr>
        <w:t>和</w:t>
      </w:r>
      <w:proofErr w:type="gramStart"/>
      <w:r w:rsidR="00B024A2">
        <w:rPr>
          <w:rFonts w:hint="eastAsia"/>
        </w:rPr>
        <w:t>续费</w:t>
      </w:r>
      <w:proofErr w:type="gramEnd"/>
      <w:r>
        <w:rPr>
          <w:rFonts w:hint="eastAsia"/>
        </w:rPr>
        <w:t>流程：</w:t>
      </w:r>
      <w:r w:rsidR="00B024A2">
        <w:rPr>
          <w:rFonts w:hint="eastAsia"/>
        </w:rPr>
        <w:t>点击</w:t>
      </w:r>
      <w:r w:rsidR="00CD0D91" w:rsidRPr="001C22CD">
        <w:rPr>
          <w:noProof/>
        </w:rPr>
        <w:drawing>
          <wp:inline distT="0" distB="0" distL="0" distR="0" wp14:anchorId="73D01000" wp14:editId="1002D719">
            <wp:extent cx="1397635" cy="207010"/>
            <wp:effectExtent l="0" t="0" r="0" b="2540"/>
            <wp:docPr id="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397635" cy="207010"/>
                    </a:xfrm>
                    <a:prstGeom prst="rect">
                      <a:avLst/>
                    </a:prstGeom>
                    <a:noFill/>
                    <a:ln>
                      <a:noFill/>
                    </a:ln>
                  </pic:spPr>
                </pic:pic>
              </a:graphicData>
            </a:graphic>
          </wp:inline>
        </w:drawing>
      </w:r>
      <w:r w:rsidR="00B024A2">
        <w:sym w:font="Wingdings" w:char="F0E0"/>
      </w:r>
      <w:r w:rsidR="00B024A2">
        <w:rPr>
          <w:rFonts w:hint="eastAsia"/>
        </w:rPr>
        <w:t>选择老人，查询备用金余额</w:t>
      </w:r>
      <w:r w:rsidR="00B024A2">
        <w:sym w:font="Wingdings" w:char="F0E0"/>
      </w:r>
      <w:r w:rsidR="00B024A2">
        <w:rPr>
          <w:rFonts w:hint="eastAsia"/>
        </w:rPr>
        <w:t>选择付款方式，</w:t>
      </w:r>
      <w:proofErr w:type="gramStart"/>
      <w:r w:rsidR="00B024A2">
        <w:rPr>
          <w:rFonts w:hint="eastAsia"/>
        </w:rPr>
        <w:t>并续费</w:t>
      </w:r>
      <w:proofErr w:type="gramEnd"/>
    </w:p>
    <w:p w14:paraId="6C6078FD" w14:textId="77777777" w:rsidR="009617CB" w:rsidRDefault="00521E95">
      <w:pPr>
        <w:outlineLvl w:val="1"/>
        <w:rPr>
          <w:b/>
          <w:bCs/>
        </w:rPr>
      </w:pPr>
      <w:r>
        <w:rPr>
          <w:rFonts w:hint="eastAsia"/>
          <w:b/>
          <w:bCs/>
        </w:rPr>
        <w:t xml:space="preserve">  </w:t>
      </w:r>
      <w:bookmarkStart w:id="71" w:name="_Toc417213775"/>
      <w:r>
        <w:rPr>
          <w:rFonts w:hint="eastAsia"/>
          <w:b/>
          <w:bCs/>
        </w:rPr>
        <w:t xml:space="preserve">4.7  </w:t>
      </w:r>
      <w:r>
        <w:rPr>
          <w:rFonts w:hint="eastAsia"/>
          <w:b/>
          <w:bCs/>
        </w:rPr>
        <w:t>数据权限管理流程</w:t>
      </w:r>
      <w:bookmarkEnd w:id="71"/>
    </w:p>
    <w:p w14:paraId="4C0E706E" w14:textId="77777777" w:rsidR="009617CB" w:rsidRDefault="00521E95">
      <w:r>
        <w:rPr>
          <w:rFonts w:hint="eastAsia"/>
        </w:rPr>
        <w:t xml:space="preserve">  </w:t>
      </w:r>
    </w:p>
    <w:p w14:paraId="60FC02CD" w14:textId="77777777" w:rsidR="009617CB" w:rsidRDefault="00521E95">
      <w:r>
        <w:rPr>
          <w:rFonts w:hint="eastAsia"/>
        </w:rPr>
        <w:t xml:space="preserve">  </w:t>
      </w:r>
      <w:r>
        <w:rPr>
          <w:rFonts w:hint="eastAsia"/>
        </w:rPr>
        <w:t>权限设定流程：</w:t>
      </w:r>
      <w:r w:rsidR="00B024A2">
        <w:rPr>
          <w:rFonts w:hint="eastAsia"/>
        </w:rPr>
        <w:t>点击</w:t>
      </w:r>
      <w:r w:rsidR="00CD0D91" w:rsidRPr="001C22CD">
        <w:rPr>
          <w:noProof/>
        </w:rPr>
        <w:drawing>
          <wp:inline distT="0" distB="0" distL="0" distR="0" wp14:anchorId="5802A0BD" wp14:editId="77DD5783">
            <wp:extent cx="1380490" cy="198120"/>
            <wp:effectExtent l="0" t="0" r="0" b="0"/>
            <wp:docPr id="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380490" cy="198120"/>
                    </a:xfrm>
                    <a:prstGeom prst="rect">
                      <a:avLst/>
                    </a:prstGeom>
                    <a:noFill/>
                    <a:ln>
                      <a:noFill/>
                    </a:ln>
                  </pic:spPr>
                </pic:pic>
              </a:graphicData>
            </a:graphic>
          </wp:inline>
        </w:drawing>
      </w:r>
      <w:r w:rsidR="00DA2198">
        <w:sym w:font="Wingdings" w:char="F0E0"/>
      </w:r>
      <w:r w:rsidR="00DA2198">
        <w:rPr>
          <w:rFonts w:hint="eastAsia"/>
        </w:rPr>
        <w:t>选择权限管理的对象</w:t>
      </w:r>
      <w:r w:rsidR="00DA2198">
        <w:sym w:font="Wingdings" w:char="F0E0"/>
      </w:r>
      <w:r w:rsidR="00DA2198">
        <w:rPr>
          <w:rFonts w:hint="eastAsia"/>
        </w:rPr>
        <w:t>在给与权限的区域上打钩</w:t>
      </w:r>
      <w:r w:rsidR="00DA2198">
        <w:sym w:font="Wingdings" w:char="F0E0"/>
      </w:r>
      <w:r w:rsidR="00DA2198">
        <w:rPr>
          <w:rFonts w:hint="eastAsia"/>
        </w:rPr>
        <w:t>保存退出</w:t>
      </w:r>
    </w:p>
    <w:p w14:paraId="3F046051" w14:textId="77777777" w:rsidR="009617CB" w:rsidRDefault="009617CB"/>
    <w:p w14:paraId="25EFE835" w14:textId="77777777" w:rsidR="009617CB" w:rsidRDefault="009617CB"/>
    <w:p w14:paraId="7FABF87D" w14:textId="77777777" w:rsidR="009617CB" w:rsidRDefault="009617CB"/>
    <w:p w14:paraId="0368DF4E" w14:textId="77777777" w:rsidR="009617CB" w:rsidRDefault="00521E95">
      <w:pPr>
        <w:jc w:val="center"/>
        <w:rPr>
          <w:rStyle w:val="af1"/>
          <w:b/>
          <w:bCs/>
          <w:szCs w:val="28"/>
        </w:rPr>
      </w:pPr>
      <w:r>
        <w:rPr>
          <w:rFonts w:hint="eastAsia"/>
          <w:b/>
          <w:bCs/>
        </w:rPr>
        <w:t>祝您使用愉快</w:t>
      </w:r>
    </w:p>
    <w:p w14:paraId="694B6B9B" w14:textId="77777777" w:rsidR="009617CB" w:rsidRDefault="009617CB">
      <w:pPr>
        <w:rPr>
          <w:b/>
        </w:rPr>
      </w:pPr>
    </w:p>
    <w:sectPr w:rsidR="009617CB" w:rsidSect="009617CB">
      <w:headerReference w:type="default" r:id="rId204"/>
      <w:footerReference w:type="default" r:id="rId205"/>
      <w:pgSz w:w="11906" w:h="16838"/>
      <w:pgMar w:top="1440" w:right="1800" w:bottom="1440"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A9CDA" w14:textId="77777777" w:rsidR="008C0533" w:rsidRDefault="008C0533" w:rsidP="009617CB">
      <w:pPr>
        <w:spacing w:after="0"/>
      </w:pPr>
      <w:r>
        <w:separator/>
      </w:r>
    </w:p>
  </w:endnote>
  <w:endnote w:type="continuationSeparator" w:id="0">
    <w:p w14:paraId="20F416FB" w14:textId="77777777" w:rsidR="008C0533" w:rsidRDefault="008C0533" w:rsidP="009617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auto"/>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2A7EF" w14:textId="77777777" w:rsidR="007E6F5F" w:rsidRDefault="007E6F5F">
    <w:pPr>
      <w:pStyle w:val="ab"/>
    </w:pPr>
  </w:p>
  <w:p w14:paraId="72C17A73" w14:textId="77777777" w:rsidR="007E6F5F" w:rsidRDefault="007E6F5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E0607" w14:textId="77777777" w:rsidR="008C0533" w:rsidRDefault="008C0533" w:rsidP="009617CB">
      <w:pPr>
        <w:spacing w:after="0"/>
      </w:pPr>
      <w:r>
        <w:separator/>
      </w:r>
    </w:p>
  </w:footnote>
  <w:footnote w:type="continuationSeparator" w:id="0">
    <w:p w14:paraId="1B0A7F72" w14:textId="77777777" w:rsidR="008C0533" w:rsidRDefault="008C0533" w:rsidP="009617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9673" w14:textId="77777777" w:rsidR="007E6F5F" w:rsidRDefault="007E6F5F">
    <w:pPr>
      <w:pStyle w:val="ad"/>
    </w:pPr>
    <w:r>
      <w:rPr>
        <w:rFonts w:hint="eastAsia"/>
      </w:rPr>
      <w:t>养老机构运营与服务系统</w:t>
    </w:r>
    <w:r>
      <w:rPr>
        <w:rFonts w:hint="eastAsia"/>
      </w:rPr>
      <w:t xml:space="preserve">                                                                                  </w:t>
    </w:r>
    <w:r>
      <w:rPr>
        <w:rFonts w:hint="eastAsia"/>
      </w:rPr>
      <w:t>华根电子出品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B0835"/>
    <w:multiLevelType w:val="multilevel"/>
    <w:tmpl w:val="3B8B0835"/>
    <w:lvl w:ilvl="0">
      <w:start w:val="1"/>
      <w:numFmt w:val="japaneseCounting"/>
      <w:lvlText w:val="第%1章"/>
      <w:lvlJc w:val="left"/>
      <w:pPr>
        <w:ind w:left="1080" w:hanging="108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546F59CB"/>
    <w:multiLevelType w:val="singleLevel"/>
    <w:tmpl w:val="546F59CB"/>
    <w:lvl w:ilvl="0">
      <w:start w:val="4"/>
      <w:numFmt w:val="chineseCounting"/>
      <w:suff w:val="space"/>
      <w:lvlText w:val="第%1章"/>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D50"/>
    <w:rsid w:val="000033D0"/>
    <w:rsid w:val="00071E40"/>
    <w:rsid w:val="000917CB"/>
    <w:rsid w:val="000A0130"/>
    <w:rsid w:val="000C4DC4"/>
    <w:rsid w:val="000E12BA"/>
    <w:rsid w:val="000E2936"/>
    <w:rsid w:val="00110E0A"/>
    <w:rsid w:val="001355DD"/>
    <w:rsid w:val="00140D9C"/>
    <w:rsid w:val="00174969"/>
    <w:rsid w:val="001A695E"/>
    <w:rsid w:val="001B75AD"/>
    <w:rsid w:val="001F1A9A"/>
    <w:rsid w:val="002336D6"/>
    <w:rsid w:val="00290FA7"/>
    <w:rsid w:val="002C0391"/>
    <w:rsid w:val="002C232A"/>
    <w:rsid w:val="002C7AB1"/>
    <w:rsid w:val="00323B43"/>
    <w:rsid w:val="0034304C"/>
    <w:rsid w:val="003B6CFF"/>
    <w:rsid w:val="003C3921"/>
    <w:rsid w:val="003D37D8"/>
    <w:rsid w:val="003E24AC"/>
    <w:rsid w:val="003F6F35"/>
    <w:rsid w:val="0040619E"/>
    <w:rsid w:val="00426133"/>
    <w:rsid w:val="00434D23"/>
    <w:rsid w:val="004358AB"/>
    <w:rsid w:val="00457520"/>
    <w:rsid w:val="00466529"/>
    <w:rsid w:val="00474C11"/>
    <w:rsid w:val="00485633"/>
    <w:rsid w:val="004C49E7"/>
    <w:rsid w:val="004D1C91"/>
    <w:rsid w:val="004F09D2"/>
    <w:rsid w:val="00506CC4"/>
    <w:rsid w:val="00510A48"/>
    <w:rsid w:val="00521E95"/>
    <w:rsid w:val="00550C1C"/>
    <w:rsid w:val="00563B02"/>
    <w:rsid w:val="00592198"/>
    <w:rsid w:val="00595EBB"/>
    <w:rsid w:val="005A7C98"/>
    <w:rsid w:val="005C1BA0"/>
    <w:rsid w:val="00604E52"/>
    <w:rsid w:val="00625266"/>
    <w:rsid w:val="00642913"/>
    <w:rsid w:val="006B4C0F"/>
    <w:rsid w:val="00747DA4"/>
    <w:rsid w:val="00751E28"/>
    <w:rsid w:val="00756B82"/>
    <w:rsid w:val="007C516D"/>
    <w:rsid w:val="007E6F5F"/>
    <w:rsid w:val="008443F4"/>
    <w:rsid w:val="008B47D6"/>
    <w:rsid w:val="008B7726"/>
    <w:rsid w:val="008C0533"/>
    <w:rsid w:val="008C198F"/>
    <w:rsid w:val="008D3235"/>
    <w:rsid w:val="008D682F"/>
    <w:rsid w:val="0092331D"/>
    <w:rsid w:val="009617CB"/>
    <w:rsid w:val="00963D2C"/>
    <w:rsid w:val="009809D4"/>
    <w:rsid w:val="009B2438"/>
    <w:rsid w:val="009C4B47"/>
    <w:rsid w:val="009C51F1"/>
    <w:rsid w:val="00A06F44"/>
    <w:rsid w:val="00A13CA1"/>
    <w:rsid w:val="00A94FD9"/>
    <w:rsid w:val="00AF1748"/>
    <w:rsid w:val="00B024A2"/>
    <w:rsid w:val="00B05951"/>
    <w:rsid w:val="00B33E00"/>
    <w:rsid w:val="00B65537"/>
    <w:rsid w:val="00B81C4D"/>
    <w:rsid w:val="00B865B3"/>
    <w:rsid w:val="00BF1E01"/>
    <w:rsid w:val="00BF4365"/>
    <w:rsid w:val="00C227B5"/>
    <w:rsid w:val="00C26597"/>
    <w:rsid w:val="00C6358F"/>
    <w:rsid w:val="00C731F8"/>
    <w:rsid w:val="00CA428A"/>
    <w:rsid w:val="00CD0D91"/>
    <w:rsid w:val="00CF1151"/>
    <w:rsid w:val="00D31D50"/>
    <w:rsid w:val="00D4031E"/>
    <w:rsid w:val="00D403FA"/>
    <w:rsid w:val="00D8795E"/>
    <w:rsid w:val="00D957AD"/>
    <w:rsid w:val="00DA2198"/>
    <w:rsid w:val="00DA6000"/>
    <w:rsid w:val="00E077C8"/>
    <w:rsid w:val="00E23F75"/>
    <w:rsid w:val="00E34D8F"/>
    <w:rsid w:val="00EC0B1D"/>
    <w:rsid w:val="00EE458D"/>
    <w:rsid w:val="00EF4EC3"/>
    <w:rsid w:val="00EF61E4"/>
    <w:rsid w:val="00F270F5"/>
    <w:rsid w:val="00F521DC"/>
    <w:rsid w:val="00F549C5"/>
    <w:rsid w:val="00F62996"/>
    <w:rsid w:val="00F82359"/>
    <w:rsid w:val="00FD2730"/>
    <w:rsid w:val="00FD3E77"/>
    <w:rsid w:val="01700269"/>
    <w:rsid w:val="02903F44"/>
    <w:rsid w:val="03101F14"/>
    <w:rsid w:val="043A3F7F"/>
    <w:rsid w:val="069353D8"/>
    <w:rsid w:val="08D71D8F"/>
    <w:rsid w:val="118B7CD4"/>
    <w:rsid w:val="13F33BC6"/>
    <w:rsid w:val="16DB6C0C"/>
    <w:rsid w:val="1824372C"/>
    <w:rsid w:val="187A66B9"/>
    <w:rsid w:val="1904410B"/>
    <w:rsid w:val="1AB75C63"/>
    <w:rsid w:val="1AE16AA7"/>
    <w:rsid w:val="1B9B1759"/>
    <w:rsid w:val="21B34857"/>
    <w:rsid w:val="229C0058"/>
    <w:rsid w:val="22AF37F5"/>
    <w:rsid w:val="24A63930"/>
    <w:rsid w:val="259B76C0"/>
    <w:rsid w:val="28033332"/>
    <w:rsid w:val="283E5715"/>
    <w:rsid w:val="294E7AD1"/>
    <w:rsid w:val="296A7401"/>
    <w:rsid w:val="2AC63E3A"/>
    <w:rsid w:val="2F342400"/>
    <w:rsid w:val="2F4C7AA6"/>
    <w:rsid w:val="30BA5A7F"/>
    <w:rsid w:val="30FF4EEE"/>
    <w:rsid w:val="337B3084"/>
    <w:rsid w:val="365B0F3E"/>
    <w:rsid w:val="425A0B69"/>
    <w:rsid w:val="440A08B0"/>
    <w:rsid w:val="464128C6"/>
    <w:rsid w:val="4AAA260D"/>
    <w:rsid w:val="4F6C2BDB"/>
    <w:rsid w:val="5513424B"/>
    <w:rsid w:val="555F6D9E"/>
    <w:rsid w:val="56DF2712"/>
    <w:rsid w:val="58AF078F"/>
    <w:rsid w:val="61AB234B"/>
    <w:rsid w:val="6316159D"/>
    <w:rsid w:val="63EC5E84"/>
    <w:rsid w:val="646A444D"/>
    <w:rsid w:val="65426F90"/>
    <w:rsid w:val="683B60A5"/>
    <w:rsid w:val="685A46C3"/>
    <w:rsid w:val="6A3377CC"/>
    <w:rsid w:val="6ADF4062"/>
    <w:rsid w:val="6AE858B1"/>
    <w:rsid w:val="6B12143C"/>
    <w:rsid w:val="6D66510D"/>
    <w:rsid w:val="72F0141C"/>
    <w:rsid w:val="73D16993"/>
    <w:rsid w:val="79734051"/>
    <w:rsid w:val="799C3B90"/>
    <w:rsid w:val="7EF35CD7"/>
    <w:rsid w:val="7F107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3F3EC0F6"/>
  <w15:docId w15:val="{07D836D7-95D1-4634-B846-EB8CB393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微软雅黑"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17CB"/>
    <w:pPr>
      <w:adjustRightInd w:val="0"/>
      <w:snapToGrid w:val="0"/>
      <w:spacing w:after="200"/>
    </w:pPr>
    <w:rPr>
      <w:rFonts w:ascii="Tahoma" w:hAnsi="Tahoma"/>
      <w:sz w:val="22"/>
      <w:szCs w:val="22"/>
    </w:rPr>
  </w:style>
  <w:style w:type="paragraph" w:styleId="1">
    <w:name w:val="heading 1"/>
    <w:basedOn w:val="a"/>
    <w:next w:val="a"/>
    <w:link w:val="10"/>
    <w:uiPriority w:val="9"/>
    <w:qFormat/>
    <w:rsid w:val="009617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617CB"/>
    <w:pPr>
      <w:keepNext/>
      <w:keepLines/>
      <w:spacing w:before="260" w:after="260" w:line="416" w:lineRule="auto"/>
      <w:outlineLvl w:val="1"/>
    </w:pPr>
    <w:rPr>
      <w:rFonts w:ascii="Cambria" w:eastAsia="宋体" w:hAnsi="Cambria"/>
      <w:b/>
      <w:bCs/>
      <w:sz w:val="32"/>
      <w:szCs w:val="32"/>
    </w:rPr>
  </w:style>
  <w:style w:type="paragraph" w:styleId="3">
    <w:name w:val="heading 3"/>
    <w:basedOn w:val="a"/>
    <w:next w:val="a"/>
    <w:link w:val="30"/>
    <w:uiPriority w:val="9"/>
    <w:unhideWhenUsed/>
    <w:qFormat/>
    <w:rsid w:val="009617C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617CB"/>
    <w:pPr>
      <w:keepNext/>
      <w:keepLines/>
      <w:spacing w:before="280" w:after="290" w:line="376" w:lineRule="auto"/>
      <w:outlineLvl w:val="3"/>
    </w:pPr>
    <w:rPr>
      <w:rFonts w:ascii="Cambria" w:eastAsia="宋体" w:hAnsi="Cambria"/>
      <w:b/>
      <w:bCs/>
      <w:sz w:val="28"/>
      <w:szCs w:val="28"/>
    </w:rPr>
  </w:style>
  <w:style w:type="paragraph" w:styleId="5">
    <w:name w:val="heading 5"/>
    <w:basedOn w:val="a"/>
    <w:next w:val="a"/>
    <w:link w:val="50"/>
    <w:uiPriority w:val="9"/>
    <w:unhideWhenUsed/>
    <w:qFormat/>
    <w:rsid w:val="009617C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nhideWhenUsed/>
    <w:rsid w:val="009617CB"/>
    <w:rPr>
      <w:b/>
      <w:bCs/>
    </w:rPr>
  </w:style>
  <w:style w:type="paragraph" w:styleId="a4">
    <w:name w:val="annotation text"/>
    <w:basedOn w:val="a"/>
    <w:link w:val="a6"/>
    <w:unhideWhenUsed/>
    <w:rsid w:val="009617CB"/>
  </w:style>
  <w:style w:type="paragraph" w:styleId="TOC7">
    <w:name w:val="toc 7"/>
    <w:basedOn w:val="a"/>
    <w:next w:val="a"/>
    <w:uiPriority w:val="39"/>
    <w:unhideWhenUsed/>
    <w:rsid w:val="009617CB"/>
    <w:pPr>
      <w:ind w:leftChars="1200" w:left="2520"/>
    </w:pPr>
  </w:style>
  <w:style w:type="paragraph" w:styleId="TOC5">
    <w:name w:val="toc 5"/>
    <w:basedOn w:val="a"/>
    <w:next w:val="a"/>
    <w:uiPriority w:val="39"/>
    <w:unhideWhenUsed/>
    <w:rsid w:val="009617CB"/>
    <w:pPr>
      <w:ind w:leftChars="800" w:left="1680"/>
    </w:pPr>
  </w:style>
  <w:style w:type="paragraph" w:styleId="TOC3">
    <w:name w:val="toc 3"/>
    <w:basedOn w:val="a"/>
    <w:next w:val="a"/>
    <w:uiPriority w:val="39"/>
    <w:unhideWhenUsed/>
    <w:qFormat/>
    <w:rsid w:val="009617CB"/>
    <w:pPr>
      <w:ind w:leftChars="400" w:left="840"/>
    </w:pPr>
  </w:style>
  <w:style w:type="paragraph" w:styleId="TOC8">
    <w:name w:val="toc 8"/>
    <w:basedOn w:val="a"/>
    <w:next w:val="a"/>
    <w:uiPriority w:val="39"/>
    <w:unhideWhenUsed/>
    <w:rsid w:val="009617CB"/>
    <w:pPr>
      <w:ind w:leftChars="1400" w:left="2940"/>
    </w:pPr>
  </w:style>
  <w:style w:type="paragraph" w:styleId="a7">
    <w:name w:val="Date"/>
    <w:basedOn w:val="a"/>
    <w:next w:val="a"/>
    <w:link w:val="a8"/>
    <w:uiPriority w:val="99"/>
    <w:unhideWhenUsed/>
    <w:rsid w:val="009617CB"/>
    <w:pPr>
      <w:ind w:leftChars="2500" w:left="100"/>
    </w:pPr>
  </w:style>
  <w:style w:type="paragraph" w:styleId="a9">
    <w:name w:val="Balloon Text"/>
    <w:basedOn w:val="a"/>
    <w:link w:val="aa"/>
    <w:uiPriority w:val="99"/>
    <w:unhideWhenUsed/>
    <w:rsid w:val="009617CB"/>
    <w:pPr>
      <w:spacing w:after="0"/>
    </w:pPr>
    <w:rPr>
      <w:sz w:val="18"/>
      <w:szCs w:val="18"/>
    </w:rPr>
  </w:style>
  <w:style w:type="paragraph" w:styleId="ab">
    <w:name w:val="footer"/>
    <w:basedOn w:val="a"/>
    <w:link w:val="ac"/>
    <w:uiPriority w:val="99"/>
    <w:unhideWhenUsed/>
    <w:rsid w:val="009617CB"/>
    <w:pPr>
      <w:tabs>
        <w:tab w:val="center" w:pos="4153"/>
        <w:tab w:val="right" w:pos="8306"/>
      </w:tabs>
    </w:pPr>
    <w:rPr>
      <w:sz w:val="18"/>
      <w:szCs w:val="18"/>
    </w:rPr>
  </w:style>
  <w:style w:type="paragraph" w:styleId="ad">
    <w:name w:val="header"/>
    <w:basedOn w:val="a"/>
    <w:link w:val="ae"/>
    <w:uiPriority w:val="99"/>
    <w:unhideWhenUsed/>
    <w:rsid w:val="009617CB"/>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rsid w:val="009617CB"/>
  </w:style>
  <w:style w:type="paragraph" w:styleId="TOC4">
    <w:name w:val="toc 4"/>
    <w:basedOn w:val="a"/>
    <w:next w:val="a"/>
    <w:uiPriority w:val="39"/>
    <w:unhideWhenUsed/>
    <w:rsid w:val="009617CB"/>
    <w:pPr>
      <w:ind w:leftChars="600" w:left="1260"/>
    </w:pPr>
  </w:style>
  <w:style w:type="paragraph" w:styleId="TOC6">
    <w:name w:val="toc 6"/>
    <w:basedOn w:val="a"/>
    <w:next w:val="a"/>
    <w:uiPriority w:val="39"/>
    <w:unhideWhenUsed/>
    <w:rsid w:val="009617CB"/>
    <w:pPr>
      <w:ind w:leftChars="1000" w:left="2100"/>
    </w:pPr>
  </w:style>
  <w:style w:type="paragraph" w:styleId="TOC2">
    <w:name w:val="toc 2"/>
    <w:basedOn w:val="a"/>
    <w:next w:val="a"/>
    <w:uiPriority w:val="39"/>
    <w:unhideWhenUsed/>
    <w:qFormat/>
    <w:rsid w:val="009617CB"/>
    <w:pPr>
      <w:ind w:leftChars="200" w:left="420"/>
    </w:pPr>
  </w:style>
  <w:style w:type="paragraph" w:styleId="TOC9">
    <w:name w:val="toc 9"/>
    <w:basedOn w:val="a"/>
    <w:next w:val="a"/>
    <w:uiPriority w:val="39"/>
    <w:unhideWhenUsed/>
    <w:rsid w:val="009617CB"/>
    <w:pPr>
      <w:ind w:leftChars="1600" w:left="3360"/>
    </w:pPr>
  </w:style>
  <w:style w:type="paragraph" w:styleId="af">
    <w:name w:val="Title"/>
    <w:basedOn w:val="a"/>
    <w:next w:val="a"/>
    <w:link w:val="af0"/>
    <w:uiPriority w:val="10"/>
    <w:qFormat/>
    <w:rsid w:val="009617CB"/>
    <w:pPr>
      <w:spacing w:before="240" w:after="60"/>
      <w:jc w:val="center"/>
      <w:outlineLvl w:val="0"/>
    </w:pPr>
    <w:rPr>
      <w:rFonts w:ascii="Cambria" w:eastAsia="宋体" w:hAnsi="Cambria"/>
      <w:b/>
      <w:bCs/>
      <w:sz w:val="32"/>
      <w:szCs w:val="32"/>
    </w:rPr>
  </w:style>
  <w:style w:type="character" w:styleId="af1">
    <w:name w:val="Hyperlink"/>
    <w:uiPriority w:val="99"/>
    <w:rsid w:val="009617CB"/>
    <w:rPr>
      <w:rFonts w:cs="宋体"/>
      <w:color w:val="000000"/>
    </w:rPr>
  </w:style>
  <w:style w:type="character" w:styleId="af2">
    <w:name w:val="annotation reference"/>
    <w:unhideWhenUsed/>
    <w:rsid w:val="009617CB"/>
    <w:rPr>
      <w:sz w:val="21"/>
      <w:szCs w:val="21"/>
    </w:rPr>
  </w:style>
  <w:style w:type="paragraph" w:customStyle="1" w:styleId="Default">
    <w:name w:val="Default"/>
    <w:rsid w:val="009617CB"/>
    <w:pPr>
      <w:widowControl w:val="0"/>
      <w:autoSpaceDE w:val="0"/>
      <w:autoSpaceDN w:val="0"/>
      <w:adjustRightInd w:val="0"/>
    </w:pPr>
    <w:rPr>
      <w:rFonts w:ascii="宋体" w:eastAsia="宋体" w:hAnsi="Calibri" w:cs="宋体"/>
      <w:color w:val="000000"/>
      <w:sz w:val="24"/>
      <w:szCs w:val="24"/>
    </w:rPr>
  </w:style>
  <w:style w:type="paragraph" w:customStyle="1" w:styleId="11">
    <w:name w:val="列出段落1"/>
    <w:basedOn w:val="a"/>
    <w:uiPriority w:val="34"/>
    <w:qFormat/>
    <w:rsid w:val="009617CB"/>
    <w:pPr>
      <w:ind w:firstLineChars="200" w:firstLine="420"/>
    </w:pPr>
  </w:style>
  <w:style w:type="paragraph" w:customStyle="1" w:styleId="TOC10">
    <w:name w:val="TOC 标题1"/>
    <w:basedOn w:val="1"/>
    <w:next w:val="a"/>
    <w:uiPriority w:val="39"/>
    <w:unhideWhenUsed/>
    <w:qFormat/>
    <w:rsid w:val="009617CB"/>
    <w:pPr>
      <w:adjustRightInd/>
      <w:snapToGrid/>
      <w:spacing w:before="480" w:after="0" w:line="276" w:lineRule="auto"/>
      <w:outlineLvl w:val="9"/>
    </w:pPr>
    <w:rPr>
      <w:rFonts w:ascii="Cambria" w:eastAsia="宋体" w:hAnsi="Cambria"/>
      <w:color w:val="365F90"/>
      <w:kern w:val="0"/>
      <w:sz w:val="28"/>
      <w:szCs w:val="28"/>
    </w:rPr>
  </w:style>
  <w:style w:type="character" w:customStyle="1" w:styleId="ae">
    <w:name w:val="页眉 字符"/>
    <w:link w:val="ad"/>
    <w:uiPriority w:val="99"/>
    <w:semiHidden/>
    <w:rsid w:val="009617CB"/>
    <w:rPr>
      <w:rFonts w:ascii="Tahoma" w:hAnsi="Tahoma"/>
      <w:sz w:val="18"/>
      <w:szCs w:val="18"/>
    </w:rPr>
  </w:style>
  <w:style w:type="character" w:customStyle="1" w:styleId="ac">
    <w:name w:val="页脚 字符"/>
    <w:link w:val="ab"/>
    <w:uiPriority w:val="99"/>
    <w:semiHidden/>
    <w:rsid w:val="009617CB"/>
    <w:rPr>
      <w:rFonts w:ascii="Tahoma" w:hAnsi="Tahoma"/>
      <w:sz w:val="18"/>
      <w:szCs w:val="18"/>
    </w:rPr>
  </w:style>
  <w:style w:type="character" w:customStyle="1" w:styleId="10">
    <w:name w:val="标题 1 字符"/>
    <w:link w:val="1"/>
    <w:uiPriority w:val="9"/>
    <w:rsid w:val="009617CB"/>
    <w:rPr>
      <w:rFonts w:ascii="Tahoma" w:hAnsi="Tahoma"/>
      <w:b/>
      <w:bCs/>
      <w:kern w:val="44"/>
      <w:sz w:val="44"/>
      <w:szCs w:val="44"/>
    </w:rPr>
  </w:style>
  <w:style w:type="character" w:customStyle="1" w:styleId="20">
    <w:name w:val="标题 2 字符"/>
    <w:link w:val="2"/>
    <w:uiPriority w:val="9"/>
    <w:rsid w:val="009617CB"/>
    <w:rPr>
      <w:rFonts w:ascii="Cambria" w:eastAsia="宋体" w:hAnsi="Cambria"/>
      <w:b/>
      <w:bCs/>
      <w:sz w:val="32"/>
      <w:szCs w:val="32"/>
    </w:rPr>
  </w:style>
  <w:style w:type="character" w:customStyle="1" w:styleId="30">
    <w:name w:val="标题 3 字符"/>
    <w:link w:val="3"/>
    <w:uiPriority w:val="9"/>
    <w:rsid w:val="009617CB"/>
    <w:rPr>
      <w:rFonts w:ascii="Tahoma" w:hAnsi="Tahoma"/>
      <w:b/>
      <w:bCs/>
      <w:sz w:val="32"/>
      <w:szCs w:val="32"/>
    </w:rPr>
  </w:style>
  <w:style w:type="character" w:customStyle="1" w:styleId="40">
    <w:name w:val="标题 4 字符"/>
    <w:link w:val="4"/>
    <w:uiPriority w:val="9"/>
    <w:rsid w:val="009617CB"/>
    <w:rPr>
      <w:rFonts w:ascii="Cambria" w:eastAsia="宋体" w:hAnsi="Cambria"/>
      <w:b/>
      <w:bCs/>
      <w:sz w:val="28"/>
      <w:szCs w:val="28"/>
    </w:rPr>
  </w:style>
  <w:style w:type="character" w:customStyle="1" w:styleId="af0">
    <w:name w:val="标题 字符"/>
    <w:link w:val="af"/>
    <w:uiPriority w:val="10"/>
    <w:rsid w:val="009617CB"/>
    <w:rPr>
      <w:rFonts w:ascii="Cambria" w:eastAsia="宋体" w:hAnsi="Cambria"/>
      <w:b/>
      <w:bCs/>
      <w:sz w:val="32"/>
      <w:szCs w:val="32"/>
    </w:rPr>
  </w:style>
  <w:style w:type="character" w:customStyle="1" w:styleId="50">
    <w:name w:val="标题 5 字符"/>
    <w:link w:val="5"/>
    <w:uiPriority w:val="9"/>
    <w:rsid w:val="009617CB"/>
    <w:rPr>
      <w:rFonts w:ascii="Tahoma" w:hAnsi="Tahoma"/>
      <w:b/>
      <w:bCs/>
      <w:sz w:val="28"/>
      <w:szCs w:val="28"/>
    </w:rPr>
  </w:style>
  <w:style w:type="character" w:customStyle="1" w:styleId="aa">
    <w:name w:val="批注框文本 字符"/>
    <w:link w:val="a9"/>
    <w:uiPriority w:val="99"/>
    <w:semiHidden/>
    <w:rsid w:val="009617CB"/>
    <w:rPr>
      <w:rFonts w:ascii="Tahoma" w:hAnsi="Tahoma"/>
      <w:sz w:val="18"/>
      <w:szCs w:val="18"/>
    </w:rPr>
  </w:style>
  <w:style w:type="character" w:customStyle="1" w:styleId="a8">
    <w:name w:val="日期 字符"/>
    <w:link w:val="a7"/>
    <w:uiPriority w:val="99"/>
    <w:semiHidden/>
    <w:rsid w:val="009617CB"/>
    <w:rPr>
      <w:rFonts w:ascii="Tahoma" w:hAnsi="Tahoma"/>
    </w:rPr>
  </w:style>
  <w:style w:type="character" w:customStyle="1" w:styleId="a6">
    <w:name w:val="批注文字 字符"/>
    <w:link w:val="a4"/>
    <w:semiHidden/>
    <w:rsid w:val="009617CB"/>
    <w:rPr>
      <w:rFonts w:ascii="Tahoma" w:hAnsi="Tahoma"/>
      <w:sz w:val="22"/>
      <w:szCs w:val="22"/>
    </w:rPr>
  </w:style>
  <w:style w:type="character" w:customStyle="1" w:styleId="a5">
    <w:name w:val="批注主题 字符"/>
    <w:link w:val="a3"/>
    <w:semiHidden/>
    <w:rsid w:val="009617CB"/>
    <w:rPr>
      <w:rFonts w:ascii="Tahoma" w:hAnsi="Tahoma"/>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966963">
      <w:bodyDiv w:val="1"/>
      <w:marLeft w:val="0"/>
      <w:marRight w:val="0"/>
      <w:marTop w:val="0"/>
      <w:marBottom w:val="0"/>
      <w:divBdr>
        <w:top w:val="none" w:sz="0" w:space="0" w:color="auto"/>
        <w:left w:val="none" w:sz="0" w:space="0" w:color="auto"/>
        <w:bottom w:val="none" w:sz="0" w:space="0" w:color="auto"/>
        <w:right w:val="none" w:sz="0" w:space="0" w:color="auto"/>
      </w:divBdr>
      <w:divsChild>
        <w:div w:id="662973845">
          <w:marLeft w:val="0"/>
          <w:marRight w:val="0"/>
          <w:marTop w:val="0"/>
          <w:marBottom w:val="0"/>
          <w:divBdr>
            <w:top w:val="none" w:sz="0" w:space="0" w:color="auto"/>
            <w:left w:val="none" w:sz="0" w:space="0" w:color="auto"/>
            <w:bottom w:val="none" w:sz="0" w:space="0" w:color="auto"/>
            <w:right w:val="none" w:sz="0" w:space="0" w:color="auto"/>
          </w:divBdr>
        </w:div>
      </w:divsChild>
    </w:div>
    <w:div w:id="1844783790">
      <w:bodyDiv w:val="1"/>
      <w:marLeft w:val="0"/>
      <w:marRight w:val="0"/>
      <w:marTop w:val="0"/>
      <w:marBottom w:val="0"/>
      <w:divBdr>
        <w:top w:val="none" w:sz="0" w:space="0" w:color="auto"/>
        <w:left w:val="none" w:sz="0" w:space="0" w:color="auto"/>
        <w:bottom w:val="none" w:sz="0" w:space="0" w:color="auto"/>
        <w:right w:val="none" w:sz="0" w:space="0" w:color="auto"/>
      </w:divBdr>
      <w:divsChild>
        <w:div w:id="994380426">
          <w:marLeft w:val="0"/>
          <w:marRight w:val="0"/>
          <w:marTop w:val="0"/>
          <w:marBottom w:val="0"/>
          <w:divBdr>
            <w:top w:val="none" w:sz="0" w:space="0" w:color="auto"/>
            <w:left w:val="none" w:sz="0" w:space="0" w:color="auto"/>
            <w:bottom w:val="none" w:sz="0" w:space="0" w:color="auto"/>
            <w:right w:val="none" w:sz="0" w:space="0" w:color="auto"/>
          </w:divBdr>
        </w:div>
      </w:divsChild>
    </w:div>
    <w:div w:id="1993169157">
      <w:bodyDiv w:val="1"/>
      <w:marLeft w:val="0"/>
      <w:marRight w:val="0"/>
      <w:marTop w:val="0"/>
      <w:marBottom w:val="0"/>
      <w:divBdr>
        <w:top w:val="none" w:sz="0" w:space="0" w:color="auto"/>
        <w:left w:val="none" w:sz="0" w:space="0" w:color="auto"/>
        <w:bottom w:val="none" w:sz="0" w:space="0" w:color="auto"/>
        <w:right w:val="none" w:sz="0" w:space="0" w:color="auto"/>
      </w:divBdr>
      <w:divsChild>
        <w:div w:id="1942566191">
          <w:marLeft w:val="0"/>
          <w:marRight w:val="0"/>
          <w:marTop w:val="0"/>
          <w:marBottom w:val="0"/>
          <w:divBdr>
            <w:top w:val="none" w:sz="0" w:space="0" w:color="auto"/>
            <w:left w:val="none" w:sz="0" w:space="0" w:color="auto"/>
            <w:bottom w:val="none" w:sz="0" w:space="0" w:color="auto"/>
            <w:right w:val="none" w:sz="0" w:space="0" w:color="auto"/>
          </w:divBdr>
        </w:div>
      </w:divsChild>
    </w:div>
    <w:div w:id="2123839710">
      <w:bodyDiv w:val="1"/>
      <w:marLeft w:val="0"/>
      <w:marRight w:val="0"/>
      <w:marTop w:val="0"/>
      <w:marBottom w:val="0"/>
      <w:divBdr>
        <w:top w:val="none" w:sz="0" w:space="0" w:color="auto"/>
        <w:left w:val="none" w:sz="0" w:space="0" w:color="auto"/>
        <w:bottom w:val="none" w:sz="0" w:space="0" w:color="auto"/>
        <w:right w:val="none" w:sz="0" w:space="0" w:color="auto"/>
      </w:divBdr>
      <w:divsChild>
        <w:div w:id="4064111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181" Type="http://schemas.openxmlformats.org/officeDocument/2006/relationships/image" Target="media/image174.png"/><Relationship Id="rId186" Type="http://schemas.openxmlformats.org/officeDocument/2006/relationships/image" Target="media/image17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image" Target="media/image169.png"/><Relationship Id="rId192" Type="http://schemas.openxmlformats.org/officeDocument/2006/relationships/image" Target="media/image185.png"/><Relationship Id="rId197" Type="http://schemas.openxmlformats.org/officeDocument/2006/relationships/image" Target="media/image190.png"/><Relationship Id="rId206" Type="http://schemas.openxmlformats.org/officeDocument/2006/relationships/fontTable" Target="fontTable.xml"/><Relationship Id="rId201" Type="http://schemas.openxmlformats.org/officeDocument/2006/relationships/image" Target="media/image19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82" Type="http://schemas.openxmlformats.org/officeDocument/2006/relationships/image" Target="media/image175.png"/><Relationship Id="rId187" Type="http://schemas.openxmlformats.org/officeDocument/2006/relationships/image" Target="media/image1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172" Type="http://schemas.openxmlformats.org/officeDocument/2006/relationships/image" Target="media/image165.png"/><Relationship Id="rId193" Type="http://schemas.openxmlformats.org/officeDocument/2006/relationships/image" Target="media/image186.png"/><Relationship Id="rId202" Type="http://schemas.openxmlformats.org/officeDocument/2006/relationships/image" Target="media/image195.png"/><Relationship Id="rId207"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204"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2180</Words>
  <Characters>12428</Characters>
  <Application>Microsoft Office Word</Application>
  <DocSecurity>0</DocSecurity>
  <Lines>103</Lines>
  <Paragraphs>29</Paragraphs>
  <ScaleCrop>false</ScaleCrop>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养老机构运营与服务系统</dc:title>
  <dc:creator>Villa7</dc:creator>
  <cp:lastModifiedBy>aa</cp:lastModifiedBy>
  <cp:revision>4</cp:revision>
  <dcterms:created xsi:type="dcterms:W3CDTF">2015-09-16T15:00:00Z</dcterms:created>
  <dcterms:modified xsi:type="dcterms:W3CDTF">2021-07-28T01:14:00Z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2052-9.1.0.4867</vt:lpwstr>
  </property>
</Properties>
</file>